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49C43" w14:textId="6DDBBEF5" w:rsidR="00B2715C" w:rsidRDefault="00B2715C" w:rsidP="00B2715C">
      <w:bookmarkStart w:id="0" w:name="_Hlk182222931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225D381A" wp14:editId="0BBDF2E5">
            <wp:simplePos x="0" y="0"/>
            <wp:positionH relativeFrom="column">
              <wp:posOffset>-1667782</wp:posOffset>
            </wp:positionH>
            <wp:positionV relativeFrom="paragraph">
              <wp:posOffset>52705</wp:posOffset>
            </wp:positionV>
            <wp:extent cx="10482942" cy="9045575"/>
            <wp:effectExtent l="0" t="0" r="0" b="3175"/>
            <wp:wrapNone/>
            <wp:docPr id="16" name="Рисунок 16" descr="C:\Users\st310-02\Downloads\s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310-02\Downloads\sd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2942" cy="904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B7C3F" w14:textId="69514548" w:rsidR="00B2715C" w:rsidRDefault="00B2715C" w:rsidP="00B2715C">
      <w:pPr>
        <w:pStyle w:val="a7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Министерство образования и молодежной политики Свердловской области</w:t>
      </w:r>
    </w:p>
    <w:p w14:paraId="496A68C9" w14:textId="72859068" w:rsidR="00B2715C" w:rsidRDefault="00B2715C" w:rsidP="00B2715C">
      <w:pPr>
        <w:pStyle w:val="a7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ГАПОУ СО «Екатеринбургский колледж транспортного строительства»</w:t>
      </w:r>
    </w:p>
    <w:p w14:paraId="1242B014" w14:textId="16076B16" w:rsidR="00B2715C" w:rsidRDefault="00B2715C" w:rsidP="00B2715C">
      <w:pPr>
        <w:spacing w:after="240"/>
      </w:pPr>
      <w:r>
        <w:t> 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369A691" w14:textId="77777777" w:rsidR="00B2715C" w:rsidRDefault="00B2715C" w:rsidP="00B2715C">
      <w:pPr>
        <w:pStyle w:val="a7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Отчёт по учебной практике</w:t>
      </w:r>
    </w:p>
    <w:p w14:paraId="2727BE1A" w14:textId="77777777" w:rsidR="00B2715C" w:rsidRDefault="00B2715C" w:rsidP="00B2715C">
      <w:pPr>
        <w:pStyle w:val="a7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УП 01.01</w:t>
      </w:r>
    </w:p>
    <w:p w14:paraId="3AB4B27A" w14:textId="27B03250" w:rsidR="00B2715C" w:rsidRDefault="00B2715C" w:rsidP="00B2715C">
      <w:pPr>
        <w:spacing w:after="240"/>
      </w:pPr>
      <w:r>
        <w:br/>
      </w:r>
      <w:r>
        <w:br/>
      </w:r>
      <w:r>
        <w:br/>
      </w:r>
      <w:r>
        <w:br/>
      </w:r>
      <w:r>
        <w:br/>
      </w:r>
    </w:p>
    <w:p w14:paraId="2D86E34E" w14:textId="2ACB02AD" w:rsidR="00B2715C" w:rsidRDefault="00B2715C" w:rsidP="00B2715C">
      <w:pPr>
        <w:spacing w:after="240"/>
      </w:pPr>
    </w:p>
    <w:p w14:paraId="49326A6F" w14:textId="2E29F805" w:rsidR="00B2715C" w:rsidRDefault="00B2715C" w:rsidP="00B2715C">
      <w:pPr>
        <w:spacing w:after="240"/>
      </w:pPr>
    </w:p>
    <w:p w14:paraId="1B1CAD89" w14:textId="363A32D1" w:rsidR="00B2715C" w:rsidRDefault="00B2715C" w:rsidP="00B2715C">
      <w:pPr>
        <w:spacing w:after="240"/>
      </w:pPr>
    </w:p>
    <w:p w14:paraId="71BC51CA" w14:textId="609AB8BA" w:rsidR="00B2715C" w:rsidRDefault="00B2715C" w:rsidP="00B2715C">
      <w:pPr>
        <w:spacing w:after="240"/>
      </w:pPr>
    </w:p>
    <w:p w14:paraId="2AADABA3" w14:textId="639E4D8D" w:rsidR="00B2715C" w:rsidRDefault="00B2715C" w:rsidP="00B2715C">
      <w:pPr>
        <w:spacing w:after="240"/>
      </w:pPr>
    </w:p>
    <w:p w14:paraId="4B12030C" w14:textId="0D0BC19F" w:rsidR="00B2715C" w:rsidRDefault="00B2715C" w:rsidP="00B2715C">
      <w:pPr>
        <w:spacing w:after="240"/>
      </w:pPr>
    </w:p>
    <w:p w14:paraId="170FB792" w14:textId="51022877" w:rsidR="00B2715C" w:rsidRDefault="00B2715C" w:rsidP="00B2715C">
      <w:pPr>
        <w:spacing w:after="240"/>
      </w:pPr>
    </w:p>
    <w:p w14:paraId="5AD7418F" w14:textId="77777777" w:rsidR="00B2715C" w:rsidRDefault="00B2715C" w:rsidP="00B2715C">
      <w:pPr>
        <w:spacing w:after="240"/>
      </w:pPr>
    </w:p>
    <w:p w14:paraId="412FD3A7" w14:textId="5B1BB4B6" w:rsidR="00B2715C" w:rsidRDefault="00B2715C" w:rsidP="00B2715C">
      <w:pPr>
        <w:pStyle w:val="a7"/>
        <w:spacing w:before="0" w:beforeAutospacing="0" w:after="200" w:afterAutospacing="0"/>
        <w:jc w:val="right"/>
      </w:pPr>
      <w:r>
        <w:rPr>
          <w:color w:val="000000"/>
          <w:sz w:val="28"/>
          <w:szCs w:val="28"/>
        </w:rPr>
        <w:t xml:space="preserve">Выполнил: </w:t>
      </w:r>
      <w:r w:rsidR="00D4339D">
        <w:rPr>
          <w:color w:val="000000"/>
          <w:sz w:val="28"/>
          <w:szCs w:val="28"/>
        </w:rPr>
        <w:t>Плоских А.П</w:t>
      </w:r>
    </w:p>
    <w:p w14:paraId="62D785A2" w14:textId="5A1553C1" w:rsidR="00B2715C" w:rsidRDefault="00B2715C" w:rsidP="00B2715C">
      <w:pPr>
        <w:pStyle w:val="a7"/>
        <w:spacing w:before="0" w:beforeAutospacing="0" w:after="200" w:afterAutospacing="0"/>
        <w:jc w:val="right"/>
      </w:pPr>
      <w:r>
        <w:rPr>
          <w:color w:val="000000"/>
          <w:sz w:val="28"/>
          <w:szCs w:val="28"/>
        </w:rPr>
        <w:t>Группа: ПР-</w:t>
      </w:r>
      <w:r w:rsidR="00D4339D">
        <w:rPr>
          <w:color w:val="000000"/>
          <w:sz w:val="28"/>
          <w:szCs w:val="28"/>
        </w:rPr>
        <w:t>31</w:t>
      </w:r>
    </w:p>
    <w:p w14:paraId="012E7B23" w14:textId="77777777" w:rsidR="00B2715C" w:rsidRDefault="00B2715C" w:rsidP="00B2715C">
      <w:pPr>
        <w:pStyle w:val="a7"/>
        <w:spacing w:before="0" w:beforeAutospacing="0" w:after="200" w:afterAutospacing="0"/>
        <w:jc w:val="right"/>
      </w:pPr>
      <w:r>
        <w:rPr>
          <w:color w:val="000000"/>
          <w:sz w:val="28"/>
          <w:szCs w:val="28"/>
        </w:rPr>
        <w:t>Преподаватель: Мирошниченко Г.В.</w:t>
      </w:r>
    </w:p>
    <w:p w14:paraId="1BF29C13" w14:textId="12D4DBFD" w:rsidR="00B2715C" w:rsidRDefault="00B2715C" w:rsidP="00D4339D">
      <w:pPr>
        <w:pStyle w:val="a7"/>
        <w:spacing w:before="0" w:beforeAutospacing="0" w:after="200" w:afterAutospacing="0"/>
        <w:jc w:val="center"/>
      </w:pPr>
      <w:r>
        <w:rPr>
          <w:color w:val="000000"/>
          <w:sz w:val="28"/>
          <w:szCs w:val="28"/>
        </w:rPr>
        <w:t>202</w:t>
      </w:r>
      <w:r w:rsidR="00D4339D">
        <w:rPr>
          <w:color w:val="000000"/>
          <w:sz w:val="28"/>
          <w:szCs w:val="28"/>
        </w:rPr>
        <w:t>4</w:t>
      </w:r>
    </w:p>
    <w:p w14:paraId="455A4138" w14:textId="77777777" w:rsidR="00B2715C" w:rsidRDefault="00B2715C" w:rsidP="00B2715C">
      <w:pPr>
        <w:pStyle w:val="a7"/>
        <w:spacing w:before="240" w:beforeAutospacing="0" w:after="120" w:afterAutospacing="0"/>
        <w:jc w:val="center"/>
      </w:pPr>
      <w:r>
        <w:rPr>
          <w:color w:val="000000"/>
          <w:sz w:val="32"/>
          <w:szCs w:val="32"/>
        </w:rPr>
        <w:lastRenderedPageBreak/>
        <w:t>Содержание</w:t>
      </w:r>
    </w:p>
    <w:p w14:paraId="2F1E3D22" w14:textId="53EC2004" w:rsidR="00B2715C" w:rsidRDefault="00B2715C" w:rsidP="00B2715C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</w:t>
      </w:r>
    </w:p>
    <w:p w14:paraId="361C156C" w14:textId="77777777" w:rsidR="00B2715C" w:rsidRDefault="004A41E9" w:rsidP="00B2715C">
      <w:pPr>
        <w:pStyle w:val="a7"/>
        <w:spacing w:before="0" w:beforeAutospacing="0" w:afterAutospacing="0"/>
        <w:jc w:val="both"/>
      </w:pPr>
      <w:hyperlink r:id="rId8" w:anchor="heading=h.30j0zll" w:history="1">
        <w:r w:rsidR="00B2715C">
          <w:rPr>
            <w:rStyle w:val="a5"/>
            <w:color w:val="000000"/>
            <w:sz w:val="28"/>
            <w:szCs w:val="28"/>
          </w:rPr>
          <w:t xml:space="preserve">1. </w:t>
        </w:r>
        <w:r w:rsidR="00B2715C">
          <w:rPr>
            <w:rStyle w:val="a5"/>
            <w:b/>
            <w:bCs/>
            <w:color w:val="000000"/>
            <w:sz w:val="28"/>
            <w:szCs w:val="28"/>
          </w:rPr>
          <w:t>Задание №1 Мобильное приложение «Дневник тренировок»</w:t>
        </w:r>
        <w:r w:rsidR="00B2715C">
          <w:rPr>
            <w:rStyle w:val="apple-tab-span"/>
            <w:color w:val="000000"/>
            <w:sz w:val="28"/>
            <w:szCs w:val="28"/>
          </w:rPr>
          <w:tab/>
        </w:r>
        <w:r w:rsidR="00B2715C">
          <w:rPr>
            <w:rStyle w:val="a5"/>
            <w:color w:val="000000"/>
            <w:sz w:val="28"/>
            <w:szCs w:val="28"/>
          </w:rPr>
          <w:t>3</w:t>
        </w:r>
      </w:hyperlink>
    </w:p>
    <w:p w14:paraId="6E6EA26E" w14:textId="219F47B8" w:rsidR="00B2715C" w:rsidRDefault="004A41E9" w:rsidP="00B2715C">
      <w:pPr>
        <w:pStyle w:val="a7"/>
        <w:spacing w:before="0" w:beforeAutospacing="0" w:afterAutospacing="0"/>
        <w:ind w:left="280"/>
        <w:jc w:val="both"/>
      </w:pPr>
      <w:hyperlink r:id="rId9" w:anchor="heading=h.1fob9te" w:history="1">
        <w:r w:rsidR="00D4339D">
          <w:rPr>
            <w:rStyle w:val="a5"/>
            <w:color w:val="000000"/>
            <w:sz w:val="28"/>
            <w:szCs w:val="28"/>
          </w:rPr>
          <w:t>1</w:t>
        </w:r>
        <w:r w:rsidR="00B2715C"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 w:rsidR="00B2715C">
          <w:rPr>
            <w:rStyle w:val="a5"/>
            <w:color w:val="000000"/>
            <w:sz w:val="28"/>
            <w:szCs w:val="28"/>
          </w:rPr>
          <w:t>Описание задачи</w:t>
        </w:r>
        <w:r w:rsidR="00B2715C">
          <w:rPr>
            <w:rStyle w:val="apple-tab-span"/>
            <w:color w:val="000000"/>
            <w:sz w:val="28"/>
            <w:szCs w:val="28"/>
          </w:rPr>
          <w:tab/>
        </w:r>
        <w:r w:rsidR="00B2715C">
          <w:rPr>
            <w:rStyle w:val="a5"/>
            <w:color w:val="000000"/>
            <w:sz w:val="28"/>
            <w:szCs w:val="28"/>
          </w:rPr>
          <w:t>3</w:t>
        </w:r>
      </w:hyperlink>
    </w:p>
    <w:p w14:paraId="1166EBF3" w14:textId="534BB7C8" w:rsidR="00B2715C" w:rsidRDefault="004A41E9" w:rsidP="00B2715C">
      <w:pPr>
        <w:pStyle w:val="a7"/>
        <w:spacing w:before="0" w:beforeAutospacing="0" w:afterAutospacing="0"/>
        <w:ind w:left="280"/>
        <w:jc w:val="both"/>
      </w:pPr>
      <w:hyperlink r:id="rId10" w:anchor="heading=h.2et92p0" w:history="1">
        <w:r w:rsidR="00D4339D">
          <w:rPr>
            <w:rStyle w:val="a5"/>
            <w:color w:val="000000"/>
            <w:sz w:val="28"/>
            <w:szCs w:val="28"/>
          </w:rPr>
          <w:t>2</w:t>
        </w:r>
        <w:r w:rsidR="00B2715C">
          <w:rPr>
            <w:rStyle w:val="a5"/>
            <w:color w:val="000000"/>
            <w:sz w:val="28"/>
            <w:szCs w:val="28"/>
          </w:rPr>
          <w:t xml:space="preserve"> Описание разработанных функций</w:t>
        </w:r>
        <w:r w:rsidR="00B2715C">
          <w:rPr>
            <w:rStyle w:val="apple-tab-span"/>
            <w:color w:val="000000"/>
            <w:sz w:val="28"/>
            <w:szCs w:val="28"/>
          </w:rPr>
          <w:tab/>
        </w:r>
      </w:hyperlink>
      <w:r w:rsidR="00D4339D">
        <w:rPr>
          <w:rStyle w:val="a5"/>
          <w:color w:val="000000"/>
          <w:sz w:val="28"/>
          <w:szCs w:val="28"/>
        </w:rPr>
        <w:t>4</w:t>
      </w:r>
    </w:p>
    <w:p w14:paraId="3476714A" w14:textId="0C1F2012" w:rsidR="00B2715C" w:rsidRDefault="004A41E9" w:rsidP="00B2715C">
      <w:pPr>
        <w:pStyle w:val="a7"/>
        <w:spacing w:before="0" w:beforeAutospacing="0" w:afterAutospacing="0"/>
        <w:ind w:left="280"/>
        <w:jc w:val="both"/>
      </w:pPr>
      <w:hyperlink r:id="rId11" w:anchor="heading=h.tyjcwt" w:history="1">
        <w:r w:rsidR="00D4339D">
          <w:rPr>
            <w:rStyle w:val="a5"/>
            <w:color w:val="000000"/>
            <w:sz w:val="28"/>
            <w:szCs w:val="28"/>
          </w:rPr>
          <w:t>3</w:t>
        </w:r>
        <w:r w:rsidR="00B2715C">
          <w:rPr>
            <w:rStyle w:val="a5"/>
            <w:color w:val="000000"/>
            <w:sz w:val="28"/>
            <w:szCs w:val="28"/>
          </w:rPr>
          <w:t xml:space="preserve"> Алгоритм решения</w:t>
        </w:r>
        <w:r w:rsidR="00B2715C">
          <w:rPr>
            <w:rStyle w:val="apple-tab-span"/>
            <w:color w:val="000000"/>
            <w:sz w:val="28"/>
            <w:szCs w:val="28"/>
          </w:rPr>
          <w:tab/>
        </w:r>
      </w:hyperlink>
      <w:r w:rsidR="00D4339D">
        <w:rPr>
          <w:rStyle w:val="a5"/>
          <w:color w:val="000000"/>
          <w:sz w:val="28"/>
          <w:szCs w:val="28"/>
        </w:rPr>
        <w:t>8</w:t>
      </w:r>
    </w:p>
    <w:p w14:paraId="3EE4FD93" w14:textId="276B7E75" w:rsidR="00B2715C" w:rsidRDefault="004A41E9" w:rsidP="00B2715C">
      <w:pPr>
        <w:pStyle w:val="a7"/>
        <w:spacing w:before="0" w:beforeAutospacing="0" w:afterAutospacing="0"/>
        <w:ind w:left="280"/>
        <w:jc w:val="both"/>
      </w:pPr>
      <w:hyperlink r:id="rId12" w:anchor="heading=h.3dy6vkm" w:history="1">
        <w:r w:rsidR="00D4339D">
          <w:rPr>
            <w:rStyle w:val="a5"/>
            <w:color w:val="000000"/>
            <w:sz w:val="28"/>
            <w:szCs w:val="28"/>
          </w:rPr>
          <w:t>4</w:t>
        </w:r>
        <w:r w:rsidR="00B2715C">
          <w:rPr>
            <w:rStyle w:val="a5"/>
            <w:color w:val="000000"/>
            <w:sz w:val="28"/>
            <w:szCs w:val="28"/>
          </w:rPr>
          <w:t xml:space="preserve"> Используемые библиотеки</w:t>
        </w:r>
        <w:r w:rsidR="00B2715C">
          <w:rPr>
            <w:rStyle w:val="apple-tab-span"/>
            <w:color w:val="000000"/>
            <w:sz w:val="28"/>
            <w:szCs w:val="28"/>
          </w:rPr>
          <w:tab/>
        </w:r>
      </w:hyperlink>
      <w:r w:rsidR="00D4339D">
        <w:rPr>
          <w:rStyle w:val="a5"/>
          <w:color w:val="000000"/>
          <w:sz w:val="28"/>
          <w:szCs w:val="28"/>
        </w:rPr>
        <w:t>10</w:t>
      </w:r>
    </w:p>
    <w:p w14:paraId="71E0B423" w14:textId="6EA77DF1" w:rsidR="00B2715C" w:rsidRDefault="004A41E9" w:rsidP="00B2715C">
      <w:pPr>
        <w:pStyle w:val="a7"/>
        <w:spacing w:before="0" w:beforeAutospacing="0" w:afterAutospacing="0"/>
        <w:ind w:left="280"/>
        <w:jc w:val="both"/>
      </w:pPr>
      <w:hyperlink r:id="rId13" w:anchor="heading=h.1t3h5sf" w:history="1">
        <w:r w:rsidR="00D4339D">
          <w:rPr>
            <w:rStyle w:val="a5"/>
            <w:color w:val="000000"/>
            <w:sz w:val="28"/>
            <w:szCs w:val="28"/>
          </w:rPr>
          <w:t>5</w:t>
        </w:r>
        <w:r w:rsidR="00B2715C">
          <w:rPr>
            <w:rStyle w:val="a5"/>
            <w:color w:val="000000"/>
            <w:sz w:val="28"/>
            <w:szCs w:val="28"/>
          </w:rPr>
          <w:t xml:space="preserve"> Тестовые случаи</w:t>
        </w:r>
        <w:r w:rsidR="00B2715C">
          <w:rPr>
            <w:rStyle w:val="apple-tab-span"/>
            <w:color w:val="000000"/>
            <w:sz w:val="28"/>
            <w:szCs w:val="28"/>
          </w:rPr>
          <w:tab/>
        </w:r>
      </w:hyperlink>
      <w:r w:rsidR="00D4339D">
        <w:rPr>
          <w:rStyle w:val="a5"/>
          <w:color w:val="000000"/>
          <w:sz w:val="28"/>
          <w:szCs w:val="28"/>
        </w:rPr>
        <w:t>10</w:t>
      </w:r>
    </w:p>
    <w:p w14:paraId="546B8458" w14:textId="3B6A4995" w:rsidR="00B2715C" w:rsidRDefault="004A41E9" w:rsidP="00B2715C">
      <w:pPr>
        <w:pStyle w:val="a7"/>
        <w:spacing w:before="0" w:beforeAutospacing="0" w:afterAutospacing="0"/>
        <w:ind w:left="280"/>
        <w:jc w:val="both"/>
      </w:pPr>
      <w:hyperlink r:id="rId14" w:anchor="heading=h.4d34og8" w:history="1">
        <w:r w:rsidR="00D4339D">
          <w:rPr>
            <w:rStyle w:val="a5"/>
            <w:color w:val="000000"/>
            <w:sz w:val="28"/>
            <w:szCs w:val="28"/>
          </w:rPr>
          <w:t>6</w:t>
        </w:r>
        <w:r w:rsidR="00B2715C">
          <w:rPr>
            <w:rStyle w:val="a5"/>
            <w:color w:val="000000"/>
            <w:sz w:val="28"/>
            <w:szCs w:val="28"/>
          </w:rPr>
          <w:t xml:space="preserve"> Используемые инструменты</w:t>
        </w:r>
        <w:r w:rsidR="00B2715C">
          <w:rPr>
            <w:rStyle w:val="apple-tab-span"/>
            <w:color w:val="000000"/>
            <w:sz w:val="28"/>
            <w:szCs w:val="28"/>
          </w:rPr>
          <w:tab/>
        </w:r>
        <w:r w:rsidR="00D4339D">
          <w:rPr>
            <w:rStyle w:val="a5"/>
            <w:color w:val="000000"/>
            <w:sz w:val="28"/>
            <w:szCs w:val="28"/>
          </w:rPr>
          <w:t>10</w:t>
        </w:r>
      </w:hyperlink>
    </w:p>
    <w:p w14:paraId="3BC117E2" w14:textId="29D4806B" w:rsidR="00B2715C" w:rsidRDefault="004A41E9" w:rsidP="00B2715C">
      <w:pPr>
        <w:pStyle w:val="a7"/>
        <w:spacing w:before="0" w:beforeAutospacing="0" w:afterAutospacing="0"/>
        <w:ind w:left="280"/>
        <w:jc w:val="both"/>
      </w:pPr>
      <w:hyperlink r:id="rId15" w:anchor="heading=h.2s8eyo1" w:history="1">
        <w:r w:rsidR="00D4339D">
          <w:rPr>
            <w:rStyle w:val="a5"/>
            <w:color w:val="000000"/>
            <w:sz w:val="28"/>
            <w:szCs w:val="28"/>
          </w:rPr>
          <w:t>7</w:t>
        </w:r>
        <w:r w:rsidR="00B2715C">
          <w:rPr>
            <w:rStyle w:val="a5"/>
            <w:color w:val="000000"/>
            <w:sz w:val="28"/>
            <w:szCs w:val="28"/>
          </w:rPr>
          <w:t xml:space="preserve"> Описание пользовательского интерфейса</w:t>
        </w:r>
        <w:r w:rsidR="00B2715C">
          <w:rPr>
            <w:rStyle w:val="apple-tab-span"/>
            <w:color w:val="000000"/>
            <w:sz w:val="28"/>
            <w:szCs w:val="28"/>
          </w:rPr>
          <w:tab/>
        </w:r>
        <w:r w:rsidR="00D4339D">
          <w:rPr>
            <w:rStyle w:val="a5"/>
            <w:color w:val="000000"/>
            <w:sz w:val="28"/>
            <w:szCs w:val="28"/>
          </w:rPr>
          <w:t>10</w:t>
        </w:r>
      </w:hyperlink>
    </w:p>
    <w:p w14:paraId="79BE12DD" w14:textId="0D0F0A63" w:rsidR="00B2715C" w:rsidRDefault="004A41E9" w:rsidP="00B2715C">
      <w:pPr>
        <w:pStyle w:val="a7"/>
        <w:spacing w:before="0" w:beforeAutospacing="0" w:afterAutospacing="0"/>
        <w:ind w:left="280"/>
        <w:jc w:val="both"/>
      </w:pPr>
      <w:hyperlink r:id="rId16" w:anchor="heading=h.17dp8vu" w:history="1">
        <w:r w:rsidR="00D4339D">
          <w:rPr>
            <w:rStyle w:val="a5"/>
            <w:color w:val="000000"/>
            <w:sz w:val="28"/>
            <w:szCs w:val="28"/>
          </w:rPr>
          <w:t>8</w:t>
        </w:r>
        <w:r w:rsidR="00B2715C">
          <w:rPr>
            <w:rStyle w:val="a5"/>
            <w:color w:val="000000"/>
            <w:sz w:val="28"/>
            <w:szCs w:val="28"/>
          </w:rPr>
          <w:t xml:space="preserve"> Приложение (</w:t>
        </w:r>
        <w:proofErr w:type="spellStart"/>
        <w:r w:rsidR="00B2715C">
          <w:rPr>
            <w:rStyle w:val="a5"/>
            <w:color w:val="000000"/>
            <w:sz w:val="28"/>
            <w:szCs w:val="28"/>
          </w:rPr>
          <w:t>pr</w:t>
        </w:r>
        <w:proofErr w:type="spellEnd"/>
        <w:r w:rsidR="00B2715C">
          <w:rPr>
            <w:rStyle w:val="a5"/>
            <w:color w:val="000000"/>
            <w:sz w:val="28"/>
            <w:szCs w:val="28"/>
          </w:rPr>
          <w:t xml:space="preserve"> </w:t>
        </w:r>
        <w:proofErr w:type="spellStart"/>
        <w:r w:rsidR="00B2715C">
          <w:rPr>
            <w:rStyle w:val="a5"/>
            <w:color w:val="000000"/>
            <w:sz w:val="28"/>
            <w:szCs w:val="28"/>
          </w:rPr>
          <w:t>screen</w:t>
        </w:r>
        <w:proofErr w:type="spellEnd"/>
        <w:r w:rsidR="00B2715C">
          <w:rPr>
            <w:rStyle w:val="a5"/>
            <w:color w:val="000000"/>
            <w:sz w:val="28"/>
            <w:szCs w:val="28"/>
          </w:rPr>
          <w:t xml:space="preserve"> экранов)</w:t>
        </w:r>
        <w:r w:rsidR="00B2715C">
          <w:rPr>
            <w:rStyle w:val="apple-tab-span"/>
            <w:color w:val="000000"/>
            <w:sz w:val="28"/>
            <w:szCs w:val="28"/>
          </w:rPr>
          <w:tab/>
        </w:r>
      </w:hyperlink>
      <w:r w:rsidR="00D4339D">
        <w:rPr>
          <w:rStyle w:val="a5"/>
          <w:color w:val="000000"/>
          <w:sz w:val="28"/>
          <w:szCs w:val="28"/>
        </w:rPr>
        <w:t>11</w:t>
      </w:r>
    </w:p>
    <w:p w14:paraId="0BE6995B" w14:textId="111BFCAF" w:rsidR="00B2715C" w:rsidRDefault="00B2715C">
      <w:r>
        <w:br w:type="page"/>
      </w:r>
    </w:p>
    <w:p w14:paraId="1B0971FA" w14:textId="403AC770" w:rsidR="00B2715C" w:rsidRPr="00B2715C" w:rsidRDefault="00B2715C" w:rsidP="00B2715C">
      <w:pPr>
        <w:pStyle w:val="1"/>
        <w:spacing w:before="240" w:beforeAutospacing="0" w:after="0" w:afterAutospacing="0"/>
        <w:jc w:val="both"/>
        <w:rPr>
          <w:sz w:val="28"/>
          <w:szCs w:val="28"/>
        </w:rPr>
      </w:pPr>
      <w:r w:rsidRPr="00B2715C">
        <w:rPr>
          <w:b w:val="0"/>
          <w:bCs w:val="0"/>
          <w:color w:val="000000"/>
          <w:sz w:val="28"/>
          <w:szCs w:val="28"/>
        </w:rPr>
        <w:lastRenderedPageBreak/>
        <w:t xml:space="preserve">1. </w:t>
      </w:r>
      <w:r w:rsidRPr="00B2715C">
        <w:rPr>
          <w:color w:val="000000"/>
          <w:sz w:val="28"/>
          <w:szCs w:val="28"/>
        </w:rPr>
        <w:t>Задание №</w:t>
      </w:r>
      <w:r w:rsidRPr="00D4339D">
        <w:rPr>
          <w:color w:val="000000"/>
          <w:sz w:val="28"/>
          <w:szCs w:val="28"/>
        </w:rPr>
        <w:t>3</w:t>
      </w:r>
      <w:r w:rsidRPr="00B2715C">
        <w:rPr>
          <w:color w:val="000000"/>
          <w:sz w:val="28"/>
          <w:szCs w:val="28"/>
        </w:rPr>
        <w:t xml:space="preserve"> Индивидуальное задание </w:t>
      </w:r>
    </w:p>
    <w:p w14:paraId="54664EF9" w14:textId="2A01ED3A" w:rsidR="00B2715C" w:rsidRPr="00B2715C" w:rsidRDefault="00B2715C" w:rsidP="00B2715C">
      <w:pPr>
        <w:pStyle w:val="2"/>
        <w:numPr>
          <w:ilvl w:val="0"/>
          <w:numId w:val="1"/>
        </w:numPr>
        <w:spacing w:before="4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2715C">
        <w:rPr>
          <w:b w:val="0"/>
          <w:bCs w:val="0"/>
          <w:color w:val="000000"/>
          <w:sz w:val="28"/>
          <w:szCs w:val="28"/>
        </w:rPr>
        <w:t>Описание задачи</w:t>
      </w:r>
    </w:p>
    <w:p w14:paraId="7A361E33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 xml:space="preserve">Используя методы </w:t>
      </w:r>
      <w:proofErr w:type="spellStart"/>
      <w:r w:rsidRPr="00B2715C">
        <w:rPr>
          <w:b w:val="0"/>
          <w:color w:val="000000"/>
          <w:sz w:val="28"/>
          <w:szCs w:val="28"/>
        </w:rPr>
        <w:t>Linq</w:t>
      </w:r>
      <w:proofErr w:type="spellEnd"/>
      <w:r w:rsidRPr="00B2715C">
        <w:rPr>
          <w:b w:val="0"/>
          <w:color w:val="000000"/>
          <w:sz w:val="28"/>
          <w:szCs w:val="28"/>
        </w:rPr>
        <w:t xml:space="preserve"> и коллекции (использовать не менее 2-х видов</w:t>
      </w:r>
    </w:p>
    <w:p w14:paraId="09318AA9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коллекций)</w:t>
      </w:r>
    </w:p>
    <w:p w14:paraId="4CA119E2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Описать базовый класс с указанными в задании полями и методами:</w:t>
      </w:r>
    </w:p>
    <w:p w14:paraId="5B6ADE8C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Конструктор;</w:t>
      </w:r>
    </w:p>
    <w:p w14:paraId="2DE88CD5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Добавить 2 своих поля;</w:t>
      </w:r>
    </w:p>
    <w:p w14:paraId="4D6F9767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Функция, которая определяет качество объекта – Q по заданной</w:t>
      </w:r>
    </w:p>
    <w:p w14:paraId="4D1023F5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формуле;</w:t>
      </w:r>
    </w:p>
    <w:p w14:paraId="7F404A2A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Вывод информации об объекте.</w:t>
      </w:r>
    </w:p>
    <w:p w14:paraId="606A1721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Реализуйте и проверьте методы для добавления и удаления</w:t>
      </w:r>
    </w:p>
    <w:p w14:paraId="61064027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объекта базового класса (сделать 3 перегрузки!);</w:t>
      </w:r>
    </w:p>
    <w:p w14:paraId="47D7F8FA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Построить класс потомок, который содержит:</w:t>
      </w:r>
    </w:p>
    <w:p w14:paraId="43775C5F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Дополнительное поле Р;</w:t>
      </w:r>
    </w:p>
    <w:p w14:paraId="551F8246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Добавить еще 3 свойства</w:t>
      </w:r>
    </w:p>
    <w:p w14:paraId="34D5A87F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 Функция, которая определяет «качество» объекта класса потомка</w:t>
      </w:r>
    </w:p>
    <w:p w14:paraId="03ADEDA7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 xml:space="preserve">– </w:t>
      </w:r>
      <w:proofErr w:type="spellStart"/>
      <w:r w:rsidRPr="00B2715C">
        <w:rPr>
          <w:b w:val="0"/>
          <w:color w:val="000000"/>
          <w:sz w:val="28"/>
          <w:szCs w:val="28"/>
        </w:rPr>
        <w:t>Qp</w:t>
      </w:r>
      <w:proofErr w:type="spellEnd"/>
      <w:r w:rsidRPr="00B2715C">
        <w:rPr>
          <w:b w:val="0"/>
          <w:color w:val="000000"/>
          <w:sz w:val="28"/>
          <w:szCs w:val="28"/>
        </w:rPr>
        <w:t>, которая перекрывает функцию качества базового класса,</w:t>
      </w:r>
    </w:p>
    <w:p w14:paraId="4282C728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выполняя вычисления по новой формуле.</w:t>
      </w:r>
    </w:p>
    <w:p w14:paraId="2E1F18CF" w14:textId="542D6B8C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●</w:t>
      </w:r>
      <w:r w:rsidRPr="00B2715C">
        <w:rPr>
          <w:color w:val="000000"/>
          <w:sz w:val="28"/>
          <w:szCs w:val="28"/>
        </w:rPr>
        <w:t xml:space="preserve"> </w:t>
      </w:r>
      <w:r w:rsidRPr="00B2715C">
        <w:rPr>
          <w:b w:val="0"/>
          <w:color w:val="000000"/>
          <w:sz w:val="28"/>
          <w:szCs w:val="28"/>
        </w:rPr>
        <w:t>Добавить свою функцию для класса потомка</w:t>
      </w:r>
    </w:p>
    <w:p w14:paraId="7A07776A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Создать проект для демонстрации работы: ввод-вывод информации об</w:t>
      </w:r>
    </w:p>
    <w:p w14:paraId="0B7D22E2" w14:textId="77777777" w:rsidR="00B2715C" w:rsidRPr="00B2715C" w:rsidRDefault="00B2715C" w:rsidP="00B2715C">
      <w:pPr>
        <w:pStyle w:val="2"/>
        <w:spacing w:before="40" w:after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объектах базового класса и класса потомка.</w:t>
      </w:r>
    </w:p>
    <w:p w14:paraId="26F6A63C" w14:textId="0DBB3563" w:rsidR="00B2715C" w:rsidRDefault="00B2715C" w:rsidP="00B2715C">
      <w:pPr>
        <w:pStyle w:val="2"/>
        <w:spacing w:before="40" w:beforeAutospacing="0" w:after="0" w:afterAutospacing="0"/>
        <w:ind w:left="360"/>
        <w:jc w:val="both"/>
        <w:textAlignment w:val="baseline"/>
        <w:rPr>
          <w:b w:val="0"/>
          <w:color w:val="000000"/>
          <w:sz w:val="28"/>
          <w:szCs w:val="28"/>
        </w:rPr>
      </w:pPr>
      <w:r w:rsidRPr="00B2715C">
        <w:rPr>
          <w:b w:val="0"/>
          <w:color w:val="000000"/>
          <w:sz w:val="28"/>
          <w:szCs w:val="28"/>
        </w:rPr>
        <w:t>Разработать модульные тесты к реализованным методам классов</w:t>
      </w:r>
    </w:p>
    <w:p w14:paraId="61FBC63E" w14:textId="77777777" w:rsidR="00B2715C" w:rsidRDefault="00B2715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</w:rPr>
        <w:br w:type="page"/>
      </w:r>
    </w:p>
    <w:p w14:paraId="0613C04C" w14:textId="3E7F675F" w:rsidR="00B2715C" w:rsidRPr="003A1AF9" w:rsidRDefault="00B2715C" w:rsidP="003A1AF9">
      <w:pPr>
        <w:pStyle w:val="2"/>
        <w:numPr>
          <w:ilvl w:val="0"/>
          <w:numId w:val="1"/>
        </w:numPr>
        <w:spacing w:before="40" w:beforeAutospacing="0" w:after="0" w:afterAutospacing="0"/>
        <w:rPr>
          <w:sz w:val="28"/>
          <w:szCs w:val="28"/>
        </w:rPr>
      </w:pPr>
      <w:r w:rsidRPr="00B2715C">
        <w:rPr>
          <w:b w:val="0"/>
          <w:bCs w:val="0"/>
          <w:color w:val="000000"/>
          <w:sz w:val="28"/>
          <w:szCs w:val="28"/>
        </w:rPr>
        <w:lastRenderedPageBreak/>
        <w:t>Описание разработанных функций</w:t>
      </w:r>
    </w:p>
    <w:p w14:paraId="38AD7630" w14:textId="43D1DAEF" w:rsidR="003A1AF9" w:rsidRDefault="003A1AF9" w:rsidP="003A1AF9">
      <w:pPr>
        <w:pStyle w:val="2"/>
        <w:spacing w:before="40" w:beforeAutospacing="0" w:after="0" w:afterAutospacing="0"/>
        <w:ind w:left="360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 xml:space="preserve">Методы класса </w:t>
      </w:r>
      <w:r>
        <w:rPr>
          <w:b w:val="0"/>
          <w:sz w:val="28"/>
          <w:szCs w:val="28"/>
          <w:lang w:val="en-US"/>
        </w:rPr>
        <w:t>Product</w:t>
      </w:r>
    </w:p>
    <w:p w14:paraId="64C8EC65" w14:textId="174DF52F" w:rsidR="003A1AF9" w:rsidRPr="003A1AF9" w:rsidRDefault="003A1AF9" w:rsidP="003A1AF9">
      <w:pPr>
        <w:pStyle w:val="2"/>
        <w:spacing w:before="40" w:beforeAutospacing="0" w:after="0" w:afterAutospacing="0"/>
        <w:ind w:left="360"/>
        <w:rPr>
          <w:b w:val="0"/>
          <w:sz w:val="28"/>
          <w:szCs w:val="28"/>
        </w:rPr>
      </w:pPr>
      <w:r w:rsidRPr="003A1AF9">
        <w:rPr>
          <w:b w:val="0"/>
          <w:noProof/>
          <w:sz w:val="28"/>
          <w:szCs w:val="28"/>
        </w:rPr>
        <w:drawing>
          <wp:inline distT="0" distB="0" distL="0" distR="0" wp14:anchorId="24C3BBF5" wp14:editId="2FDAFAD4">
            <wp:extent cx="5139211" cy="7883237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414" cy="79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C311" w14:textId="650B9806" w:rsidR="00652E0B" w:rsidRPr="00B3631F" w:rsidRDefault="00652E0B" w:rsidP="00B3631F">
      <w:pPr>
        <w:pStyle w:val="2"/>
        <w:spacing w:before="40" w:beforeAutospacing="0" w:after="0" w:afterAutospacing="0"/>
        <w:jc w:val="center"/>
        <w:rPr>
          <w:b w:val="0"/>
          <w:bCs w:val="0"/>
          <w:i/>
          <w:color w:val="000000"/>
          <w:sz w:val="28"/>
          <w:szCs w:val="28"/>
        </w:rPr>
      </w:pPr>
      <w:r w:rsidRPr="00B3631F">
        <w:rPr>
          <w:b w:val="0"/>
          <w:bCs w:val="0"/>
          <w:i/>
          <w:color w:val="000000"/>
          <w:sz w:val="28"/>
          <w:szCs w:val="28"/>
        </w:rPr>
        <w:t>Рис. 1. Методы Класса</w:t>
      </w:r>
      <w:r w:rsidR="00B3631F" w:rsidRPr="00B3631F">
        <w:rPr>
          <w:b w:val="0"/>
          <w:bCs w:val="0"/>
          <w:i/>
          <w:color w:val="000000"/>
          <w:sz w:val="28"/>
          <w:szCs w:val="28"/>
        </w:rPr>
        <w:t xml:space="preserve"> </w:t>
      </w:r>
      <w:r w:rsidR="00B3631F" w:rsidRPr="00B3631F">
        <w:rPr>
          <w:b w:val="0"/>
          <w:bCs w:val="0"/>
          <w:i/>
          <w:color w:val="000000"/>
          <w:sz w:val="28"/>
          <w:szCs w:val="28"/>
          <w:lang w:val="en-US"/>
        </w:rPr>
        <w:t>Product</w:t>
      </w:r>
    </w:p>
    <w:p w14:paraId="29F9231F" w14:textId="2565BF90" w:rsidR="00C871B3" w:rsidRDefault="00C871B3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CalculateQuality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>-</w:t>
      </w:r>
      <w:r>
        <w:rPr>
          <w:b w:val="0"/>
          <w:bCs w:val="0"/>
          <w:color w:val="000000"/>
          <w:sz w:val="28"/>
          <w:szCs w:val="28"/>
        </w:rPr>
        <w:t xml:space="preserve"> этот метод рассчитывает качество продукта</w:t>
      </w:r>
    </w:p>
    <w:p w14:paraId="20253C93" w14:textId="75CE565E" w:rsidR="00C871B3" w:rsidRDefault="00C871B3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DisplayInfo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 xml:space="preserve">- </w:t>
      </w:r>
      <w:r>
        <w:rPr>
          <w:b w:val="0"/>
          <w:bCs w:val="0"/>
          <w:color w:val="000000"/>
          <w:sz w:val="28"/>
          <w:szCs w:val="28"/>
        </w:rPr>
        <w:t>метод выводящий информацию об объекте</w:t>
      </w:r>
    </w:p>
    <w:p w14:paraId="07D446CB" w14:textId="2B7A2A9F" w:rsidR="00C871B3" w:rsidRDefault="00C871B3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lastRenderedPageBreak/>
        <w:t>AddProduct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>(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proofErr w:type="gramEnd"/>
      <w:r w:rsidRPr="00C871B3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из перегрузок метода добавления. 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 xml:space="preserve">, в котором хранятся все объекты классов, вторая переменная, которую мы получаем это объект класса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.</w:t>
      </w:r>
      <w:r>
        <w:rPr>
          <w:b w:val="0"/>
          <w:bCs w:val="0"/>
          <w:color w:val="000000"/>
          <w:sz w:val="28"/>
          <w:szCs w:val="28"/>
        </w:rPr>
        <w:t xml:space="preserve"> Возвращает коллекцию.</w:t>
      </w:r>
    </w:p>
    <w:p w14:paraId="3922782D" w14:textId="5FBD6174" w:rsidR="00C871B3" w:rsidRDefault="00C871B3" w:rsidP="00C871B3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AddProduct</w:t>
      </w:r>
      <w:proofErr w:type="spellEnd"/>
      <w:r>
        <w:rPr>
          <w:b w:val="0"/>
          <w:bCs w:val="0"/>
          <w:color w:val="000000"/>
          <w:sz w:val="28"/>
          <w:szCs w:val="28"/>
          <w:lang w:val="en-US"/>
        </w:rPr>
        <w:t>(list&lt;Product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&gt;,</w:t>
      </w: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name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,price,count,art,color</w:t>
      </w:r>
      <w:proofErr w:type="spellEnd"/>
      <w:r>
        <w:rPr>
          <w:b w:val="0"/>
          <w:bCs w:val="0"/>
          <w:color w:val="000000"/>
          <w:sz w:val="28"/>
          <w:szCs w:val="28"/>
          <w:lang w:val="en-US"/>
        </w:rPr>
        <w:t>)</w:t>
      </w:r>
      <w:r w:rsidRPr="00C871B3">
        <w:rPr>
          <w:b w:val="0"/>
          <w:bCs w:val="0"/>
          <w:color w:val="000000"/>
          <w:sz w:val="28"/>
          <w:szCs w:val="28"/>
          <w:lang w:val="en-US"/>
        </w:rPr>
        <w:t xml:space="preserve">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C871B3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C871B3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</w:t>
      </w:r>
      <w:r w:rsidRPr="00C871B3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из</w:t>
      </w:r>
      <w:r w:rsidRPr="00C871B3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перегрузок</w:t>
      </w:r>
      <w:r w:rsidRPr="00C871B3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метода</w:t>
      </w:r>
      <w:r w:rsidRPr="00C871B3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добавления</w:t>
      </w:r>
      <w:r w:rsidRPr="00C871B3">
        <w:rPr>
          <w:b w:val="0"/>
          <w:bCs w:val="0"/>
          <w:color w:val="000000"/>
          <w:sz w:val="28"/>
          <w:szCs w:val="28"/>
          <w:lang w:val="en-US"/>
        </w:rPr>
        <w:t xml:space="preserve">.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>, в котором хранятся все объекты классов, следующие переменные для создания нового объекта класса. Возвращает коллекцию.</w:t>
      </w:r>
    </w:p>
    <w:p w14:paraId="3FF474DC" w14:textId="355EB24A" w:rsidR="00C871B3" w:rsidRDefault="00C871B3" w:rsidP="00C871B3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AddProduct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>(</w:t>
      </w:r>
      <w:proofErr w:type="spellStart"/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Qeuee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>&lt;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&gt;,</w:t>
      </w:r>
      <w:r>
        <w:rPr>
          <w:b w:val="0"/>
          <w:bCs w:val="0"/>
          <w:color w:val="000000"/>
          <w:sz w:val="28"/>
          <w:szCs w:val="28"/>
          <w:lang w:val="en-US"/>
        </w:rPr>
        <w:t>name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price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count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art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color</w:t>
      </w:r>
      <w:r w:rsidRPr="00C871B3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из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перегрузок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метода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добавления</w:t>
      </w:r>
      <w:r w:rsidRPr="00C871B3">
        <w:rPr>
          <w:b w:val="0"/>
          <w:bCs w:val="0"/>
          <w:color w:val="000000"/>
          <w:sz w:val="28"/>
          <w:szCs w:val="28"/>
        </w:rPr>
        <w:t xml:space="preserve">.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Queue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>, в котором хранятся все объекты классов,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вторая переменная, которую мы получаем это объект класса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>
        <w:rPr>
          <w:b w:val="0"/>
          <w:bCs w:val="0"/>
          <w:color w:val="000000"/>
          <w:sz w:val="28"/>
          <w:szCs w:val="28"/>
        </w:rPr>
        <w:t>. Возвращает коллекцию.</w:t>
      </w:r>
    </w:p>
    <w:p w14:paraId="5FEBBC24" w14:textId="0230359C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RemoveProduct</w:t>
      </w:r>
      <w:proofErr w:type="spellEnd"/>
      <w:r w:rsidRPr="00A55BD0">
        <w:rPr>
          <w:b w:val="0"/>
          <w:bCs w:val="0"/>
          <w:color w:val="000000"/>
          <w:sz w:val="28"/>
          <w:szCs w:val="28"/>
        </w:rPr>
        <w:t>(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A55BD0">
        <w:rPr>
          <w:b w:val="0"/>
          <w:bCs w:val="0"/>
          <w:color w:val="000000"/>
          <w:sz w:val="28"/>
          <w:szCs w:val="28"/>
        </w:rPr>
        <w:t>&lt;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 &gt;,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 из перегрузок метода удаления, реализует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удаление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элемента из коллекции.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 xml:space="preserve">, в котором хранятся все объекты классов, вторая переменная, которую мы получаем это объект класса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.</w:t>
      </w:r>
      <w:r>
        <w:rPr>
          <w:b w:val="0"/>
          <w:bCs w:val="0"/>
          <w:color w:val="000000"/>
          <w:sz w:val="28"/>
          <w:szCs w:val="28"/>
        </w:rPr>
        <w:t xml:space="preserve"> Возвращает коллекцию.</w:t>
      </w:r>
    </w:p>
    <w:p w14:paraId="38806C14" w14:textId="74B28395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RemoveProduct</w:t>
      </w:r>
      <w:proofErr w:type="spellEnd"/>
      <w:r w:rsidRPr="00A55BD0">
        <w:rPr>
          <w:b w:val="0"/>
          <w:bCs w:val="0"/>
          <w:color w:val="000000"/>
          <w:sz w:val="28"/>
          <w:szCs w:val="28"/>
        </w:rPr>
        <w:t>(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A55BD0">
        <w:rPr>
          <w:b w:val="0"/>
          <w:bCs w:val="0"/>
          <w:color w:val="000000"/>
          <w:sz w:val="28"/>
          <w:szCs w:val="28"/>
        </w:rPr>
        <w:t>&lt;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 &gt;, </w:t>
      </w:r>
      <w:r>
        <w:rPr>
          <w:b w:val="0"/>
          <w:bCs w:val="0"/>
          <w:color w:val="000000"/>
          <w:sz w:val="28"/>
          <w:szCs w:val="28"/>
          <w:lang w:val="en-US"/>
        </w:rPr>
        <w:t>name</w:t>
      </w:r>
      <w:r w:rsidRPr="00A55BD0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 из перегрузок метода удаления, реализует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удаление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элемента из коллекции.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 xml:space="preserve">, в котором хранятся все объекты классов, вторая переменная, которую мы получаем это имя объекта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.</w:t>
      </w:r>
      <w:r>
        <w:rPr>
          <w:b w:val="0"/>
          <w:bCs w:val="0"/>
          <w:color w:val="000000"/>
          <w:sz w:val="28"/>
          <w:szCs w:val="28"/>
        </w:rPr>
        <w:t xml:space="preserve"> Возвращает коллекцию.</w:t>
      </w:r>
    </w:p>
    <w:p w14:paraId="405BCE33" w14:textId="6C82B7F8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RemoveProduct</w:t>
      </w:r>
      <w:proofErr w:type="spellEnd"/>
      <w:r w:rsidRPr="00A55BD0">
        <w:rPr>
          <w:b w:val="0"/>
          <w:bCs w:val="0"/>
          <w:color w:val="000000"/>
          <w:sz w:val="28"/>
          <w:szCs w:val="28"/>
        </w:rPr>
        <w:t>(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Queue</w:t>
      </w:r>
      <w:r w:rsidRPr="00A55BD0">
        <w:rPr>
          <w:b w:val="0"/>
          <w:bCs w:val="0"/>
          <w:color w:val="000000"/>
          <w:sz w:val="28"/>
          <w:szCs w:val="28"/>
        </w:rPr>
        <w:t>&lt;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 &gt;,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 из перегрузок метода удаления, реализует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удаление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элемента из коллекции.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Queue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 xml:space="preserve">, в котором хранятся все объекты классов, вторая переменная, которую мы получаем это объект класса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.</w:t>
      </w:r>
      <w:r>
        <w:rPr>
          <w:b w:val="0"/>
          <w:bCs w:val="0"/>
          <w:color w:val="000000"/>
          <w:sz w:val="28"/>
          <w:szCs w:val="28"/>
        </w:rPr>
        <w:t xml:space="preserve"> Возвращает коллекцию.</w:t>
      </w:r>
    </w:p>
    <w:p w14:paraId="48174917" w14:textId="77777777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7E95162B" w14:textId="77777777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0CEA85BF" w14:textId="4DCD8171" w:rsidR="00C871B3" w:rsidRPr="00A55BD0" w:rsidRDefault="00C871B3" w:rsidP="00C871B3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7F507E85" w14:textId="504E93F8" w:rsidR="00C871B3" w:rsidRPr="00A55BD0" w:rsidRDefault="00C871B3" w:rsidP="00C871B3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A55BD0">
        <w:rPr>
          <w:b w:val="0"/>
          <w:bCs w:val="0"/>
          <w:color w:val="000000"/>
          <w:sz w:val="28"/>
          <w:szCs w:val="28"/>
        </w:rPr>
        <w:br/>
      </w:r>
    </w:p>
    <w:p w14:paraId="718F6F5A" w14:textId="77777777" w:rsidR="00C871B3" w:rsidRPr="00A55BD0" w:rsidRDefault="00C871B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5BD0">
        <w:rPr>
          <w:b/>
          <w:bCs/>
          <w:color w:val="000000"/>
          <w:sz w:val="28"/>
          <w:szCs w:val="28"/>
        </w:rPr>
        <w:br w:type="page"/>
      </w:r>
    </w:p>
    <w:p w14:paraId="2F45674F" w14:textId="52D5746E" w:rsidR="00C871B3" w:rsidRPr="00C871B3" w:rsidRDefault="00C871B3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  <w:lang w:val="en-US"/>
        </w:rPr>
      </w:pPr>
      <w:r>
        <w:rPr>
          <w:b w:val="0"/>
          <w:bCs w:val="0"/>
          <w:color w:val="000000"/>
          <w:sz w:val="28"/>
          <w:szCs w:val="28"/>
        </w:rPr>
        <w:lastRenderedPageBreak/>
        <w:t>Методы</w:t>
      </w:r>
      <w:r w:rsidRPr="00A55BD0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класса</w:t>
      </w:r>
      <w:r w:rsidRPr="00A55BD0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SpecialProduct</w:t>
      </w:r>
      <w:proofErr w:type="spellEnd"/>
    </w:p>
    <w:p w14:paraId="6FEE5CD2" w14:textId="13E51980" w:rsidR="00C871B3" w:rsidRPr="00C871B3" w:rsidRDefault="00C871B3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C871B3">
        <w:rPr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2210C2B1" wp14:editId="554246BD">
            <wp:extent cx="5638800" cy="7137256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004" cy="71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F003" w14:textId="4F1E3E21" w:rsidR="00B3631F" w:rsidRPr="00581794" w:rsidRDefault="00B3631F" w:rsidP="00B3631F">
      <w:pPr>
        <w:pStyle w:val="2"/>
        <w:spacing w:before="40" w:beforeAutospacing="0" w:after="0" w:afterAutospacing="0"/>
        <w:jc w:val="center"/>
        <w:rPr>
          <w:b w:val="0"/>
          <w:bCs w:val="0"/>
          <w:i/>
          <w:color w:val="000000"/>
          <w:sz w:val="28"/>
          <w:szCs w:val="28"/>
          <w:rPrChange w:id="1" w:author="st310-02" w:date="2024-11-18T13:19:00Z">
            <w:rPr>
              <w:b w:val="0"/>
              <w:bCs w:val="0"/>
              <w:i/>
              <w:color w:val="000000"/>
              <w:sz w:val="28"/>
              <w:szCs w:val="28"/>
              <w:lang w:val="en-US"/>
            </w:rPr>
          </w:rPrChange>
        </w:rPr>
      </w:pPr>
      <w:r w:rsidRPr="00B3631F">
        <w:rPr>
          <w:b w:val="0"/>
          <w:bCs w:val="0"/>
          <w:i/>
          <w:color w:val="000000"/>
          <w:sz w:val="28"/>
          <w:szCs w:val="28"/>
        </w:rPr>
        <w:t xml:space="preserve">Рис.2 Методы класса </w:t>
      </w:r>
      <w:proofErr w:type="spellStart"/>
      <w:r w:rsidRPr="00B3631F">
        <w:rPr>
          <w:b w:val="0"/>
          <w:bCs w:val="0"/>
          <w:i/>
          <w:color w:val="000000"/>
          <w:sz w:val="28"/>
          <w:szCs w:val="28"/>
          <w:lang w:val="en-US"/>
        </w:rPr>
        <w:t>SpecialProduct</w:t>
      </w:r>
      <w:proofErr w:type="spellEnd"/>
    </w:p>
    <w:p w14:paraId="6ADA8D02" w14:textId="08D406C9" w:rsidR="00C871B3" w:rsidRDefault="00C871B3" w:rsidP="00C871B3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Перезапись метода </w:t>
      </w: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CalculateQuality</w:t>
      </w:r>
      <w:proofErr w:type="spellEnd"/>
      <w:r>
        <w:rPr>
          <w:b w:val="0"/>
          <w:bCs w:val="0"/>
          <w:color w:val="000000"/>
          <w:sz w:val="28"/>
          <w:szCs w:val="28"/>
        </w:rPr>
        <w:t xml:space="preserve"> </w:t>
      </w:r>
      <w:r w:rsidRPr="00C871B3">
        <w:rPr>
          <w:b w:val="0"/>
          <w:bCs w:val="0"/>
          <w:color w:val="000000"/>
          <w:sz w:val="28"/>
          <w:szCs w:val="28"/>
        </w:rPr>
        <w:t xml:space="preserve">- </w:t>
      </w:r>
      <w:r>
        <w:rPr>
          <w:b w:val="0"/>
          <w:bCs w:val="0"/>
          <w:color w:val="000000"/>
          <w:sz w:val="28"/>
          <w:szCs w:val="28"/>
        </w:rPr>
        <w:t>этот метод рассчитывает качество продукта</w:t>
      </w:r>
    </w:p>
    <w:p w14:paraId="057DA5E0" w14:textId="5B2A85F0" w:rsidR="00C871B3" w:rsidRDefault="00C871B3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CalculateDiscount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 xml:space="preserve">- </w:t>
      </w:r>
      <w:r>
        <w:rPr>
          <w:b w:val="0"/>
          <w:bCs w:val="0"/>
          <w:color w:val="000000"/>
          <w:sz w:val="28"/>
          <w:szCs w:val="28"/>
        </w:rPr>
        <w:t>Метод добавленный мной для расчета скидки для данного продукта.</w:t>
      </w:r>
    </w:p>
    <w:p w14:paraId="707F9FE6" w14:textId="2B3D6208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Перезапись </w:t>
      </w: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DisplayInfo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 xml:space="preserve">- </w:t>
      </w:r>
      <w:proofErr w:type="gramStart"/>
      <w:r>
        <w:rPr>
          <w:b w:val="0"/>
          <w:bCs w:val="0"/>
          <w:color w:val="000000"/>
          <w:sz w:val="28"/>
          <w:szCs w:val="28"/>
        </w:rPr>
        <w:t>метод</w:t>
      </w:r>
      <w:proofErr w:type="gramEnd"/>
      <w:r>
        <w:rPr>
          <w:b w:val="0"/>
          <w:bCs w:val="0"/>
          <w:color w:val="000000"/>
          <w:sz w:val="28"/>
          <w:szCs w:val="28"/>
        </w:rPr>
        <w:t xml:space="preserve"> выводящий информацию об объекте</w:t>
      </w:r>
    </w:p>
    <w:p w14:paraId="156CEBF1" w14:textId="77777777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AddProduct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>(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proofErr w:type="gramEnd"/>
      <w:r w:rsidRPr="00C871B3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из перегрузок метода добавления. 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 xml:space="preserve">, в котором хранятся </w:t>
      </w:r>
      <w:r>
        <w:rPr>
          <w:b w:val="0"/>
          <w:bCs w:val="0"/>
          <w:color w:val="000000"/>
          <w:sz w:val="28"/>
          <w:szCs w:val="28"/>
        </w:rPr>
        <w:lastRenderedPageBreak/>
        <w:t xml:space="preserve">все объекты классов, вторая переменная, которую мы получаем это объект класса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.</w:t>
      </w:r>
      <w:r>
        <w:rPr>
          <w:b w:val="0"/>
          <w:bCs w:val="0"/>
          <w:color w:val="000000"/>
          <w:sz w:val="28"/>
          <w:szCs w:val="28"/>
        </w:rPr>
        <w:t xml:space="preserve"> Возвращает коллекцию.</w:t>
      </w:r>
    </w:p>
    <w:p w14:paraId="0EA4320E" w14:textId="77777777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AddProduct</w:t>
      </w:r>
      <w:proofErr w:type="spellEnd"/>
      <w:r w:rsidRPr="00D4339D">
        <w:rPr>
          <w:b w:val="0"/>
          <w:bCs w:val="0"/>
          <w:color w:val="000000"/>
          <w:sz w:val="28"/>
          <w:szCs w:val="28"/>
          <w:lang w:val="en-US"/>
        </w:rPr>
        <w:t>(</w:t>
      </w:r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>&lt;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proofErr w:type="gramStart"/>
      <w:r w:rsidRPr="00D4339D">
        <w:rPr>
          <w:b w:val="0"/>
          <w:bCs w:val="0"/>
          <w:color w:val="000000"/>
          <w:sz w:val="28"/>
          <w:szCs w:val="28"/>
          <w:lang w:val="en-US"/>
        </w:rPr>
        <w:t>&gt;,</w:t>
      </w: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name</w:t>
      </w:r>
      <w:proofErr w:type="gramEnd"/>
      <w:r w:rsidRPr="00D4339D">
        <w:rPr>
          <w:b w:val="0"/>
          <w:bCs w:val="0"/>
          <w:color w:val="000000"/>
          <w:sz w:val="28"/>
          <w:szCs w:val="28"/>
          <w:lang w:val="en-US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price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count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art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color</w:t>
      </w:r>
      <w:proofErr w:type="spellEnd"/>
      <w:r w:rsidRPr="00D4339D">
        <w:rPr>
          <w:b w:val="0"/>
          <w:bCs w:val="0"/>
          <w:color w:val="000000"/>
          <w:sz w:val="28"/>
          <w:szCs w:val="28"/>
          <w:lang w:val="en-US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из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перегрузок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метода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добавления</w:t>
      </w:r>
      <w:r w:rsidRPr="00D4339D">
        <w:rPr>
          <w:b w:val="0"/>
          <w:bCs w:val="0"/>
          <w:color w:val="000000"/>
          <w:sz w:val="28"/>
          <w:szCs w:val="28"/>
          <w:lang w:val="en-US"/>
        </w:rPr>
        <w:t xml:space="preserve">.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>, в котором хранятся все объекты классов, следующие переменные для создания нового объекта класса. Возвращает коллекцию.</w:t>
      </w:r>
    </w:p>
    <w:p w14:paraId="4C20EAB9" w14:textId="77777777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AddProduct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>(</w:t>
      </w:r>
      <w:proofErr w:type="spellStart"/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Qeuee</w:t>
      </w:r>
      <w:proofErr w:type="spellEnd"/>
      <w:r w:rsidRPr="00C871B3">
        <w:rPr>
          <w:b w:val="0"/>
          <w:bCs w:val="0"/>
          <w:color w:val="000000"/>
          <w:sz w:val="28"/>
          <w:szCs w:val="28"/>
        </w:rPr>
        <w:t>&lt;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&gt;,</w:t>
      </w:r>
      <w:r>
        <w:rPr>
          <w:b w:val="0"/>
          <w:bCs w:val="0"/>
          <w:color w:val="000000"/>
          <w:sz w:val="28"/>
          <w:szCs w:val="28"/>
          <w:lang w:val="en-US"/>
        </w:rPr>
        <w:t>name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price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count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art</w:t>
      </w:r>
      <w:r w:rsidRPr="00C871B3">
        <w:rPr>
          <w:b w:val="0"/>
          <w:bCs w:val="0"/>
          <w:color w:val="000000"/>
          <w:sz w:val="28"/>
          <w:szCs w:val="28"/>
        </w:rPr>
        <w:t>,</w:t>
      </w:r>
      <w:r>
        <w:rPr>
          <w:b w:val="0"/>
          <w:bCs w:val="0"/>
          <w:color w:val="000000"/>
          <w:sz w:val="28"/>
          <w:szCs w:val="28"/>
          <w:lang w:val="en-US"/>
        </w:rPr>
        <w:t>color</w:t>
      </w:r>
      <w:r w:rsidRPr="00C871B3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из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перегрузок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метода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добавления</w:t>
      </w:r>
      <w:r w:rsidRPr="00C871B3">
        <w:rPr>
          <w:b w:val="0"/>
          <w:bCs w:val="0"/>
          <w:color w:val="000000"/>
          <w:sz w:val="28"/>
          <w:szCs w:val="28"/>
        </w:rPr>
        <w:t xml:space="preserve">.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Queue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>, в котором хранятся все объекты классов,</w:t>
      </w:r>
      <w:r w:rsidRPr="00C871B3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вторая переменная, которую мы получаем это объект класса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>
        <w:rPr>
          <w:b w:val="0"/>
          <w:bCs w:val="0"/>
          <w:color w:val="000000"/>
          <w:sz w:val="28"/>
          <w:szCs w:val="28"/>
        </w:rPr>
        <w:t>. Возвращает коллекцию.</w:t>
      </w:r>
    </w:p>
    <w:p w14:paraId="25D9986B" w14:textId="77777777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RemoveProduct</w:t>
      </w:r>
      <w:proofErr w:type="spellEnd"/>
      <w:r w:rsidRPr="00A55BD0">
        <w:rPr>
          <w:b w:val="0"/>
          <w:bCs w:val="0"/>
          <w:color w:val="000000"/>
          <w:sz w:val="28"/>
          <w:szCs w:val="28"/>
        </w:rPr>
        <w:t>(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A55BD0">
        <w:rPr>
          <w:b w:val="0"/>
          <w:bCs w:val="0"/>
          <w:color w:val="000000"/>
          <w:sz w:val="28"/>
          <w:szCs w:val="28"/>
        </w:rPr>
        <w:t>&lt;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 &gt;,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 из перегрузок метода удаления, реализует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удаление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элемента из коллекции.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 xml:space="preserve">, в котором хранятся все объекты классов, вторая переменная, которую мы получаем это объект класса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.</w:t>
      </w:r>
      <w:r>
        <w:rPr>
          <w:b w:val="0"/>
          <w:bCs w:val="0"/>
          <w:color w:val="000000"/>
          <w:sz w:val="28"/>
          <w:szCs w:val="28"/>
        </w:rPr>
        <w:t xml:space="preserve"> Возвращает коллекцию.</w:t>
      </w:r>
    </w:p>
    <w:p w14:paraId="27B91937" w14:textId="77777777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RemoveProduct</w:t>
      </w:r>
      <w:proofErr w:type="spellEnd"/>
      <w:r w:rsidRPr="00A55BD0">
        <w:rPr>
          <w:b w:val="0"/>
          <w:bCs w:val="0"/>
          <w:color w:val="000000"/>
          <w:sz w:val="28"/>
          <w:szCs w:val="28"/>
        </w:rPr>
        <w:t>(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A55BD0">
        <w:rPr>
          <w:b w:val="0"/>
          <w:bCs w:val="0"/>
          <w:color w:val="000000"/>
          <w:sz w:val="28"/>
          <w:szCs w:val="28"/>
        </w:rPr>
        <w:t>&lt;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 &gt;, </w:t>
      </w:r>
      <w:r>
        <w:rPr>
          <w:b w:val="0"/>
          <w:bCs w:val="0"/>
          <w:color w:val="000000"/>
          <w:sz w:val="28"/>
          <w:szCs w:val="28"/>
          <w:lang w:val="en-US"/>
        </w:rPr>
        <w:t>name</w:t>
      </w:r>
      <w:r w:rsidRPr="00A55BD0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 из перегрузок метода удаления, реализует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удаление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элемента из коллекции.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list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 xml:space="preserve">, в котором хранятся все объекты классов, вторая переменная, которую мы получаем это имя объекта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.</w:t>
      </w:r>
      <w:r>
        <w:rPr>
          <w:b w:val="0"/>
          <w:bCs w:val="0"/>
          <w:color w:val="000000"/>
          <w:sz w:val="28"/>
          <w:szCs w:val="28"/>
        </w:rPr>
        <w:t xml:space="preserve"> Возвращает коллекцию.</w:t>
      </w:r>
    </w:p>
    <w:p w14:paraId="03090C61" w14:textId="77777777" w:rsidR="00A55BD0" w:rsidRDefault="00A55BD0" w:rsidP="00A55BD0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proofErr w:type="spellStart"/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RemoveProduct</w:t>
      </w:r>
      <w:proofErr w:type="spellEnd"/>
      <w:r w:rsidRPr="00A55BD0">
        <w:rPr>
          <w:b w:val="0"/>
          <w:bCs w:val="0"/>
          <w:color w:val="000000"/>
          <w:sz w:val="28"/>
          <w:szCs w:val="28"/>
        </w:rPr>
        <w:t>(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Queue</w:t>
      </w:r>
      <w:r w:rsidRPr="00A55BD0">
        <w:rPr>
          <w:b w:val="0"/>
          <w:bCs w:val="0"/>
          <w:color w:val="000000"/>
          <w:sz w:val="28"/>
          <w:szCs w:val="28"/>
        </w:rPr>
        <w:t>&lt;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 &gt;,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A55BD0">
        <w:rPr>
          <w:b w:val="0"/>
          <w:bCs w:val="0"/>
          <w:color w:val="000000"/>
          <w:sz w:val="28"/>
          <w:szCs w:val="28"/>
        </w:rPr>
        <w:t xml:space="preserve">)- </w:t>
      </w:r>
      <w:r>
        <w:rPr>
          <w:b w:val="0"/>
          <w:bCs w:val="0"/>
          <w:color w:val="000000"/>
          <w:sz w:val="28"/>
          <w:szCs w:val="28"/>
        </w:rPr>
        <w:t>данный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метод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одна из перегрузок метода удаления, реализует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удаление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>элемента из коллекции.</w:t>
      </w:r>
      <w:r w:rsidRPr="00A55BD0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</w:rPr>
        <w:t xml:space="preserve">В данном методе мы получаем </w:t>
      </w:r>
      <w:proofErr w:type="gramStart"/>
      <w:r>
        <w:rPr>
          <w:b w:val="0"/>
          <w:bCs w:val="0"/>
          <w:color w:val="000000"/>
          <w:sz w:val="28"/>
          <w:szCs w:val="28"/>
          <w:lang w:val="en-US"/>
        </w:rPr>
        <w:t>Queue</w:t>
      </w:r>
      <w:r w:rsidRPr="00C871B3">
        <w:rPr>
          <w:b w:val="0"/>
          <w:bCs w:val="0"/>
          <w:color w:val="000000"/>
          <w:sz w:val="28"/>
          <w:szCs w:val="28"/>
        </w:rPr>
        <w:t>&lt;</w:t>
      </w:r>
      <w:proofErr w:type="gramEnd"/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&gt;</w:t>
      </w:r>
      <w:r>
        <w:rPr>
          <w:b w:val="0"/>
          <w:bCs w:val="0"/>
          <w:color w:val="000000"/>
          <w:sz w:val="28"/>
          <w:szCs w:val="28"/>
        </w:rPr>
        <w:t xml:space="preserve">, в котором хранятся все объекты классов, вторая переменная, которую мы получаем это объект класса </w:t>
      </w:r>
      <w:r>
        <w:rPr>
          <w:b w:val="0"/>
          <w:bCs w:val="0"/>
          <w:color w:val="000000"/>
          <w:sz w:val="28"/>
          <w:szCs w:val="28"/>
          <w:lang w:val="en-US"/>
        </w:rPr>
        <w:t>Product</w:t>
      </w:r>
      <w:r w:rsidRPr="00C871B3">
        <w:rPr>
          <w:b w:val="0"/>
          <w:bCs w:val="0"/>
          <w:color w:val="000000"/>
          <w:sz w:val="28"/>
          <w:szCs w:val="28"/>
        </w:rPr>
        <w:t>.</w:t>
      </w:r>
      <w:r>
        <w:rPr>
          <w:b w:val="0"/>
          <w:bCs w:val="0"/>
          <w:color w:val="000000"/>
          <w:sz w:val="28"/>
          <w:szCs w:val="28"/>
        </w:rPr>
        <w:t xml:space="preserve"> Возвращает коллекцию.</w:t>
      </w:r>
    </w:p>
    <w:p w14:paraId="0961301E" w14:textId="77777777" w:rsidR="00A55BD0" w:rsidRPr="00C871B3" w:rsidRDefault="00A55BD0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20681992" w14:textId="27C8BB64" w:rsidR="00B2715C" w:rsidRDefault="00B2715C" w:rsidP="00B3631F">
      <w:pPr>
        <w:pStyle w:val="2"/>
        <w:numPr>
          <w:ilvl w:val="0"/>
          <w:numId w:val="1"/>
        </w:numPr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B2715C">
        <w:rPr>
          <w:b w:val="0"/>
          <w:bCs w:val="0"/>
          <w:color w:val="000000"/>
          <w:sz w:val="28"/>
          <w:szCs w:val="28"/>
        </w:rPr>
        <w:lastRenderedPageBreak/>
        <w:t>Алгоритм решения</w:t>
      </w:r>
      <w:r w:rsidR="0021591F">
        <w:rPr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577C4AED" wp14:editId="56535CDC">
            <wp:extent cx="5935980" cy="4091940"/>
            <wp:effectExtent l="0" t="0" r="7620" b="3810"/>
            <wp:docPr id="18" name="Рисунок 18" descr="C:\Users\st310-02\Downloads\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310-02\Downloads\Produc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874F" w14:textId="1C70CD78" w:rsidR="00B3631F" w:rsidRPr="00B3631F" w:rsidRDefault="00B3631F" w:rsidP="00B3631F">
      <w:pPr>
        <w:pStyle w:val="2"/>
        <w:spacing w:before="40" w:beforeAutospacing="0" w:after="0" w:afterAutospacing="0"/>
        <w:jc w:val="center"/>
        <w:rPr>
          <w:b w:val="0"/>
          <w:i/>
          <w:sz w:val="28"/>
          <w:szCs w:val="28"/>
        </w:rPr>
      </w:pPr>
      <w:r w:rsidRPr="00B3631F">
        <w:rPr>
          <w:b w:val="0"/>
          <w:i/>
          <w:sz w:val="28"/>
          <w:szCs w:val="28"/>
        </w:rPr>
        <w:t xml:space="preserve">Рис. 3 Блок-схема класса </w:t>
      </w:r>
      <w:r w:rsidRPr="00B3631F">
        <w:rPr>
          <w:b w:val="0"/>
          <w:i/>
          <w:sz w:val="28"/>
          <w:szCs w:val="28"/>
          <w:lang w:val="en-US"/>
        </w:rPr>
        <w:t>P</w:t>
      </w:r>
      <w:r>
        <w:rPr>
          <w:b w:val="0"/>
          <w:i/>
          <w:sz w:val="28"/>
          <w:szCs w:val="28"/>
          <w:lang w:val="en-US"/>
        </w:rPr>
        <w:t>r</w:t>
      </w:r>
      <w:r w:rsidRPr="00B3631F">
        <w:rPr>
          <w:b w:val="0"/>
          <w:i/>
          <w:sz w:val="28"/>
          <w:szCs w:val="28"/>
          <w:lang w:val="en-US"/>
        </w:rPr>
        <w:t>oduct</w:t>
      </w:r>
    </w:p>
    <w:p w14:paraId="3DA19A1C" w14:textId="77777777" w:rsidR="0021591F" w:rsidRDefault="0021591F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0D89CE12" w14:textId="057C93FF" w:rsidR="0021591F" w:rsidRDefault="0021591F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551E9472" wp14:editId="7C6795B4">
            <wp:extent cx="5935980" cy="4091940"/>
            <wp:effectExtent l="0" t="0" r="7620" b="3810"/>
            <wp:docPr id="19" name="Рисунок 19" descr="C:\Users\st310-02\Downloads\Special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310-02\Downloads\SpecialProduc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4221" w14:textId="101A5C62" w:rsidR="00B3631F" w:rsidRDefault="00B3631F" w:rsidP="00B3631F">
      <w:pPr>
        <w:pStyle w:val="2"/>
        <w:spacing w:before="40" w:beforeAutospacing="0" w:after="0" w:afterAutospacing="0"/>
        <w:jc w:val="center"/>
        <w:rPr>
          <w:b w:val="0"/>
          <w:bCs w:val="0"/>
          <w:color w:val="000000"/>
          <w:sz w:val="28"/>
          <w:szCs w:val="28"/>
        </w:rPr>
      </w:pPr>
      <w:r w:rsidRPr="00B3631F">
        <w:rPr>
          <w:b w:val="0"/>
          <w:i/>
          <w:sz w:val="28"/>
          <w:szCs w:val="28"/>
        </w:rPr>
        <w:t xml:space="preserve">Рис. 4 Блок-схема класса </w:t>
      </w:r>
      <w:proofErr w:type="spellStart"/>
      <w:r>
        <w:rPr>
          <w:b w:val="0"/>
          <w:i/>
          <w:sz w:val="28"/>
          <w:szCs w:val="28"/>
          <w:lang w:val="en-US"/>
        </w:rPr>
        <w:t>Special</w:t>
      </w:r>
      <w:r w:rsidRPr="00B3631F">
        <w:rPr>
          <w:b w:val="0"/>
          <w:i/>
          <w:sz w:val="28"/>
          <w:szCs w:val="28"/>
          <w:lang w:val="en-US"/>
        </w:rPr>
        <w:t>P</w:t>
      </w:r>
      <w:r>
        <w:rPr>
          <w:b w:val="0"/>
          <w:i/>
          <w:sz w:val="28"/>
          <w:szCs w:val="28"/>
          <w:lang w:val="en-US"/>
        </w:rPr>
        <w:t>r</w:t>
      </w:r>
      <w:r w:rsidRPr="00B3631F">
        <w:rPr>
          <w:b w:val="0"/>
          <w:i/>
          <w:sz w:val="28"/>
          <w:szCs w:val="28"/>
          <w:lang w:val="en-US"/>
        </w:rPr>
        <w:t>oduct</w:t>
      </w:r>
      <w:proofErr w:type="spellEnd"/>
    </w:p>
    <w:p w14:paraId="38C6AF5D" w14:textId="29AA6CDF" w:rsidR="0021591F" w:rsidRDefault="00BA60F1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5B1CD771" wp14:editId="3EB7BBBF">
            <wp:extent cx="5330890" cy="8721969"/>
            <wp:effectExtent l="0" t="0" r="3175" b="3175"/>
            <wp:docPr id="20" name="Рисунок 20" descr="C:\Users\st310-02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310-02\Downloads\ma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96" cy="872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82BA" w14:textId="6777F08A" w:rsidR="00B3631F" w:rsidRPr="00B3631F" w:rsidRDefault="00B3631F" w:rsidP="00B3631F">
      <w:pPr>
        <w:pStyle w:val="2"/>
        <w:spacing w:before="40" w:beforeAutospacing="0" w:after="0" w:afterAutospacing="0"/>
        <w:jc w:val="center"/>
        <w:rPr>
          <w:ins w:id="2" w:author="st310-02" w:date="2024-11-18T13:14:00Z"/>
          <w:b w:val="0"/>
          <w:i/>
          <w:sz w:val="28"/>
          <w:szCs w:val="28"/>
          <w:rPrChange w:id="3" w:author="st310-02" w:date="2024-11-18T13:14:00Z">
            <w:rPr>
              <w:ins w:id="4" w:author="st310-02" w:date="2024-11-18T13:14:00Z"/>
              <w:b w:val="0"/>
              <w:i/>
              <w:sz w:val="28"/>
              <w:szCs w:val="28"/>
              <w:lang w:val="en-US"/>
            </w:rPr>
          </w:rPrChange>
        </w:rPr>
      </w:pPr>
      <w:r w:rsidRPr="00B3631F">
        <w:rPr>
          <w:b w:val="0"/>
          <w:i/>
          <w:sz w:val="28"/>
          <w:szCs w:val="28"/>
        </w:rPr>
        <w:t xml:space="preserve">Рис. </w:t>
      </w:r>
      <w:ins w:id="5" w:author="st310-02" w:date="2024-11-18T13:14:00Z">
        <w:r w:rsidRPr="00B3631F">
          <w:rPr>
            <w:b w:val="0"/>
            <w:i/>
            <w:sz w:val="28"/>
            <w:szCs w:val="28"/>
            <w:rPrChange w:id="6" w:author="st310-02" w:date="2024-11-18T13:14:00Z">
              <w:rPr>
                <w:b w:val="0"/>
                <w:i/>
                <w:sz w:val="28"/>
                <w:szCs w:val="28"/>
                <w:lang w:val="en-US"/>
              </w:rPr>
            </w:rPrChange>
          </w:rPr>
          <w:t>5</w:t>
        </w:r>
      </w:ins>
      <w:del w:id="7" w:author="st310-02" w:date="2024-11-18T13:14:00Z">
        <w:r w:rsidRPr="00B3631F" w:rsidDel="00B3631F">
          <w:rPr>
            <w:b w:val="0"/>
            <w:i/>
            <w:sz w:val="28"/>
            <w:szCs w:val="28"/>
          </w:rPr>
          <w:delText>3</w:delText>
        </w:r>
      </w:del>
      <w:r w:rsidRPr="00B3631F">
        <w:rPr>
          <w:b w:val="0"/>
          <w:i/>
          <w:sz w:val="28"/>
          <w:szCs w:val="28"/>
        </w:rPr>
        <w:t xml:space="preserve"> Блок-схема класса </w:t>
      </w:r>
      <w:ins w:id="8" w:author="st310-02" w:date="2024-11-18T13:14:00Z">
        <w:r>
          <w:rPr>
            <w:b w:val="0"/>
            <w:i/>
            <w:sz w:val="28"/>
            <w:szCs w:val="28"/>
          </w:rPr>
          <w:t>Основной программы</w:t>
        </w:r>
      </w:ins>
      <w:del w:id="9" w:author="st310-02" w:date="2024-11-18T13:14:00Z">
        <w:r w:rsidRPr="00B3631F" w:rsidDel="00B3631F">
          <w:rPr>
            <w:b w:val="0"/>
            <w:i/>
            <w:sz w:val="28"/>
            <w:szCs w:val="28"/>
            <w:lang w:val="en-US"/>
          </w:rPr>
          <w:delText>P</w:delText>
        </w:r>
        <w:r w:rsidDel="00B3631F">
          <w:rPr>
            <w:b w:val="0"/>
            <w:i/>
            <w:sz w:val="28"/>
            <w:szCs w:val="28"/>
            <w:lang w:val="en-US"/>
          </w:rPr>
          <w:delText>r</w:delText>
        </w:r>
        <w:r w:rsidRPr="00B3631F" w:rsidDel="00B3631F">
          <w:rPr>
            <w:b w:val="0"/>
            <w:i/>
            <w:sz w:val="28"/>
            <w:szCs w:val="28"/>
            <w:lang w:val="en-US"/>
          </w:rPr>
          <w:delText>oduct</w:delText>
        </w:r>
      </w:del>
    </w:p>
    <w:p w14:paraId="7F53D245" w14:textId="77777777" w:rsidR="00B3631F" w:rsidRDefault="00B3631F">
      <w:pPr>
        <w:pStyle w:val="2"/>
        <w:spacing w:before="40" w:beforeAutospacing="0" w:after="0" w:afterAutospacing="0"/>
        <w:jc w:val="center"/>
        <w:rPr>
          <w:b w:val="0"/>
          <w:bCs w:val="0"/>
          <w:color w:val="000000"/>
          <w:sz w:val="28"/>
          <w:szCs w:val="28"/>
        </w:rPr>
        <w:pPrChange w:id="10" w:author="st310-02" w:date="2024-11-18T13:14:00Z">
          <w:pPr>
            <w:pStyle w:val="2"/>
            <w:spacing w:before="40" w:beforeAutospacing="0" w:after="0" w:afterAutospacing="0"/>
          </w:pPr>
        </w:pPrChange>
      </w:pPr>
    </w:p>
    <w:p w14:paraId="101A6D9D" w14:textId="75E6D9A2" w:rsidR="00B2715C" w:rsidRDefault="00B2715C" w:rsidP="00BA60F1">
      <w:pPr>
        <w:rPr>
          <w:bCs/>
          <w:color w:val="000000"/>
          <w:sz w:val="28"/>
          <w:szCs w:val="28"/>
        </w:rPr>
      </w:pPr>
      <w:r w:rsidRPr="00BA60F1">
        <w:rPr>
          <w:bCs/>
          <w:color w:val="000000"/>
          <w:sz w:val="28"/>
          <w:szCs w:val="28"/>
        </w:rPr>
        <w:lastRenderedPageBreak/>
        <w:t>1.</w:t>
      </w:r>
      <w:r w:rsidR="00D4339D">
        <w:rPr>
          <w:bCs/>
          <w:color w:val="000000"/>
          <w:sz w:val="28"/>
          <w:szCs w:val="28"/>
        </w:rPr>
        <w:t>4</w:t>
      </w:r>
      <w:r w:rsidRPr="00BA60F1">
        <w:rPr>
          <w:bCs/>
          <w:color w:val="000000"/>
          <w:sz w:val="28"/>
          <w:szCs w:val="28"/>
        </w:rPr>
        <w:t xml:space="preserve"> Используемые библиотеки</w:t>
      </w:r>
      <w:r w:rsidR="00A55BD0" w:rsidRPr="00BA60F1">
        <w:rPr>
          <w:bCs/>
          <w:color w:val="000000"/>
          <w:sz w:val="28"/>
          <w:szCs w:val="28"/>
        </w:rPr>
        <w:t xml:space="preserve"> </w:t>
      </w:r>
    </w:p>
    <w:p w14:paraId="02338540" w14:textId="426D371F" w:rsidR="00BA60F1" w:rsidRPr="00D4339D" w:rsidRDefault="00BA60F1" w:rsidP="00BA60F1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для работы с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</w:p>
    <w:p w14:paraId="72E87AEC" w14:textId="14E25741" w:rsidR="00BA60F1" w:rsidRDefault="00BA60F1" w:rsidP="00BA60F1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Collections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gramEnd"/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работы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коллекциями</w:t>
      </w:r>
    </w:p>
    <w:p w14:paraId="4A3A1C6C" w14:textId="2A3F413A" w:rsidR="00BA60F1" w:rsidRPr="00BA60F1" w:rsidRDefault="00BA60F1" w:rsidP="00BA60F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ystem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BA60F1">
        <w:rPr>
          <w:rFonts w:ascii="Cascadia Mono" w:hAnsi="Cascadia Mono" w:cs="Cascadia Mono"/>
          <w:color w:val="000000"/>
          <w:sz w:val="19"/>
          <w:szCs w:val="19"/>
          <w:lang w:val="en-US"/>
        </w:rPr>
        <w:t>Forms</w:t>
      </w:r>
      <w:proofErr w:type="gramEnd"/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-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BA60F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работы с элементами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findowsforms</w:t>
      </w:r>
      <w:proofErr w:type="spellEnd"/>
      <w:r w:rsidRPr="00BA60F1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60EBDE13" w14:textId="4DFF1209" w:rsidR="00B2715C" w:rsidRDefault="00B2715C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D4339D">
        <w:rPr>
          <w:b w:val="0"/>
          <w:bCs w:val="0"/>
          <w:color w:val="000000"/>
          <w:sz w:val="28"/>
          <w:szCs w:val="28"/>
        </w:rPr>
        <w:t>1.</w:t>
      </w:r>
      <w:r w:rsidR="00D4339D">
        <w:rPr>
          <w:b w:val="0"/>
          <w:bCs w:val="0"/>
          <w:color w:val="000000"/>
          <w:sz w:val="28"/>
          <w:szCs w:val="28"/>
        </w:rPr>
        <w:t>5</w:t>
      </w:r>
      <w:r w:rsidRPr="00D4339D">
        <w:rPr>
          <w:b w:val="0"/>
          <w:bCs w:val="0"/>
          <w:color w:val="000000"/>
          <w:sz w:val="28"/>
          <w:szCs w:val="28"/>
        </w:rPr>
        <w:t xml:space="preserve"> </w:t>
      </w:r>
      <w:r w:rsidRPr="00B2715C">
        <w:rPr>
          <w:b w:val="0"/>
          <w:bCs w:val="0"/>
          <w:color w:val="000000"/>
          <w:sz w:val="28"/>
          <w:szCs w:val="28"/>
        </w:rPr>
        <w:t>Тестовые</w:t>
      </w:r>
      <w:r w:rsidRPr="00D4339D">
        <w:rPr>
          <w:b w:val="0"/>
          <w:bCs w:val="0"/>
          <w:color w:val="000000"/>
          <w:sz w:val="28"/>
          <w:szCs w:val="28"/>
        </w:rPr>
        <w:t xml:space="preserve"> </w:t>
      </w:r>
      <w:r w:rsidRPr="00B2715C">
        <w:rPr>
          <w:b w:val="0"/>
          <w:bCs w:val="0"/>
          <w:color w:val="000000"/>
          <w:sz w:val="28"/>
          <w:szCs w:val="28"/>
        </w:rPr>
        <w:t>случаи</w:t>
      </w:r>
    </w:p>
    <w:p w14:paraId="73824176" w14:textId="4DB68FBC" w:rsidR="005627F2" w:rsidRDefault="00D4339D" w:rsidP="00B2715C">
      <w:pPr>
        <w:pStyle w:val="2"/>
        <w:spacing w:before="40" w:beforeAutospacing="0" w:after="0" w:afterAutospacing="0"/>
        <w:rPr>
          <w:ins w:id="11" w:author="st310-02" w:date="2024-11-18T13:14:00Z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5B6B5C" wp14:editId="2E709CC2">
            <wp:extent cx="5932170" cy="51168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0413" w14:textId="6A4D883D" w:rsidR="00B3631F" w:rsidRPr="00B3631F" w:rsidRDefault="00B3631F">
      <w:pPr>
        <w:pStyle w:val="2"/>
        <w:spacing w:before="40" w:beforeAutospacing="0" w:after="0" w:afterAutospacing="0"/>
        <w:jc w:val="center"/>
        <w:rPr>
          <w:i/>
          <w:sz w:val="28"/>
          <w:szCs w:val="28"/>
          <w:rPrChange w:id="12" w:author="st310-02" w:date="2024-11-18T13:15:00Z">
            <w:rPr>
              <w:sz w:val="28"/>
              <w:szCs w:val="28"/>
            </w:rPr>
          </w:rPrChange>
        </w:rPr>
        <w:pPrChange w:id="13" w:author="st310-02" w:date="2024-11-18T13:15:00Z">
          <w:pPr>
            <w:pStyle w:val="2"/>
            <w:spacing w:before="40" w:beforeAutospacing="0" w:after="0" w:afterAutospacing="0"/>
          </w:pPr>
        </w:pPrChange>
      </w:pPr>
      <w:ins w:id="14" w:author="st310-02" w:date="2024-11-18T13:14:00Z">
        <w:r w:rsidRPr="00B3631F">
          <w:rPr>
            <w:i/>
            <w:sz w:val="28"/>
            <w:szCs w:val="28"/>
            <w:rPrChange w:id="15" w:author="st310-02" w:date="2024-11-18T13:15:00Z">
              <w:rPr>
                <w:sz w:val="28"/>
                <w:szCs w:val="28"/>
              </w:rPr>
            </w:rPrChange>
          </w:rPr>
          <w:t xml:space="preserve">Рис. 6 </w:t>
        </w:r>
      </w:ins>
      <w:ins w:id="16" w:author="st310-02" w:date="2024-11-18T13:15:00Z">
        <w:r w:rsidRPr="00B3631F">
          <w:rPr>
            <w:i/>
            <w:sz w:val="28"/>
            <w:szCs w:val="28"/>
            <w:rPrChange w:id="17" w:author="st310-02" w:date="2024-11-18T13:15:00Z">
              <w:rPr>
                <w:sz w:val="28"/>
                <w:szCs w:val="28"/>
              </w:rPr>
            </w:rPrChange>
          </w:rPr>
          <w:t>Тестовые ситуации</w:t>
        </w:r>
      </w:ins>
    </w:p>
    <w:p w14:paraId="24AAA851" w14:textId="09854861" w:rsidR="00B2715C" w:rsidRPr="00B2715C" w:rsidRDefault="00B2715C" w:rsidP="00B2715C">
      <w:pPr>
        <w:pStyle w:val="2"/>
        <w:spacing w:before="40" w:beforeAutospacing="0" w:after="0" w:afterAutospacing="0"/>
        <w:rPr>
          <w:sz w:val="28"/>
          <w:szCs w:val="28"/>
        </w:rPr>
      </w:pPr>
      <w:r w:rsidRPr="00B2715C">
        <w:rPr>
          <w:b w:val="0"/>
          <w:bCs w:val="0"/>
          <w:color w:val="000000"/>
          <w:sz w:val="28"/>
          <w:szCs w:val="28"/>
        </w:rPr>
        <w:t>1.</w:t>
      </w:r>
      <w:r w:rsidR="00D4339D">
        <w:rPr>
          <w:b w:val="0"/>
          <w:bCs w:val="0"/>
          <w:color w:val="000000"/>
          <w:sz w:val="28"/>
          <w:szCs w:val="28"/>
        </w:rPr>
        <w:t>6</w:t>
      </w:r>
      <w:r w:rsidRPr="00B2715C">
        <w:rPr>
          <w:b w:val="0"/>
          <w:bCs w:val="0"/>
          <w:color w:val="000000"/>
          <w:sz w:val="28"/>
          <w:szCs w:val="28"/>
        </w:rPr>
        <w:t xml:space="preserve"> Используемые инструменты</w:t>
      </w:r>
    </w:p>
    <w:p w14:paraId="5150E2CB" w14:textId="6A2009F7" w:rsidR="005627F2" w:rsidRDefault="005627F2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Язык написания данной программы- </w:t>
      </w:r>
      <w:r>
        <w:rPr>
          <w:b w:val="0"/>
          <w:bCs w:val="0"/>
          <w:color w:val="000000"/>
          <w:sz w:val="28"/>
          <w:szCs w:val="28"/>
          <w:lang w:val="en-US"/>
        </w:rPr>
        <w:t>C</w:t>
      </w:r>
      <w:r w:rsidRPr="005627F2">
        <w:rPr>
          <w:b w:val="0"/>
          <w:bCs w:val="0"/>
          <w:color w:val="000000"/>
          <w:sz w:val="28"/>
          <w:szCs w:val="28"/>
        </w:rPr>
        <w:t>#</w:t>
      </w:r>
    </w:p>
    <w:p w14:paraId="6A2B3A78" w14:textId="542ECF9A" w:rsidR="005627F2" w:rsidRPr="00D4339D" w:rsidRDefault="005627F2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Среда разработки – </w:t>
      </w:r>
      <w:proofErr w:type="spellStart"/>
      <w:r>
        <w:rPr>
          <w:b w:val="0"/>
          <w:bCs w:val="0"/>
          <w:color w:val="000000"/>
          <w:sz w:val="28"/>
          <w:szCs w:val="28"/>
          <w:lang w:val="en-US"/>
        </w:rPr>
        <w:t>Windowsforms</w:t>
      </w:r>
      <w:proofErr w:type="spellEnd"/>
      <w:r w:rsidRPr="00D4339D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  <w:lang w:val="en-US"/>
        </w:rPr>
        <w:t>C</w:t>
      </w:r>
      <w:r w:rsidRPr="00D4339D">
        <w:rPr>
          <w:b w:val="0"/>
          <w:bCs w:val="0"/>
          <w:color w:val="000000"/>
          <w:sz w:val="28"/>
          <w:szCs w:val="28"/>
        </w:rPr>
        <w:t>#</w:t>
      </w:r>
    </w:p>
    <w:p w14:paraId="436C50AD" w14:textId="15022655" w:rsidR="00B2715C" w:rsidRDefault="00B2715C" w:rsidP="00B2715C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 w:rsidRPr="00B2715C">
        <w:rPr>
          <w:b w:val="0"/>
          <w:bCs w:val="0"/>
          <w:color w:val="000000"/>
          <w:sz w:val="28"/>
          <w:szCs w:val="28"/>
        </w:rPr>
        <w:t>1.</w:t>
      </w:r>
      <w:r w:rsidR="00D4339D">
        <w:rPr>
          <w:b w:val="0"/>
          <w:bCs w:val="0"/>
          <w:color w:val="000000"/>
          <w:sz w:val="28"/>
          <w:szCs w:val="28"/>
        </w:rPr>
        <w:t>7</w:t>
      </w:r>
      <w:r w:rsidRPr="00B2715C">
        <w:rPr>
          <w:b w:val="0"/>
          <w:bCs w:val="0"/>
          <w:color w:val="000000"/>
          <w:sz w:val="28"/>
          <w:szCs w:val="28"/>
        </w:rPr>
        <w:t xml:space="preserve"> Описание пользовательского интерфейса</w:t>
      </w:r>
    </w:p>
    <w:p w14:paraId="6621A35E" w14:textId="3A657606" w:rsidR="005627F2" w:rsidRPr="005627F2" w:rsidRDefault="005627F2" w:rsidP="00B2715C">
      <w:pPr>
        <w:pStyle w:val="2"/>
        <w:spacing w:before="4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При первом запуске перед нами предстает экран на котором ми видим 5 полей для заполнения,1 кнопку для добавления, одно выплывающее меню, поле в котором выводится информация, а </w:t>
      </w:r>
      <w:proofErr w:type="gramStart"/>
      <w:r>
        <w:rPr>
          <w:b w:val="0"/>
          <w:sz w:val="28"/>
          <w:szCs w:val="28"/>
        </w:rPr>
        <w:t>так же</w:t>
      </w:r>
      <w:proofErr w:type="gramEnd"/>
      <w:r>
        <w:rPr>
          <w:b w:val="0"/>
          <w:sz w:val="28"/>
          <w:szCs w:val="28"/>
        </w:rPr>
        <w:t xml:space="preserve"> кнопка для переключения на второй экран. После того как мы добавляем элементы можем нажать на него правой кнопкой мыши и перед нами будет 2 поля для действия. Удалить и узнать качество. При удаление просто пропадает элемент из списка, </w:t>
      </w:r>
      <w:proofErr w:type="gramStart"/>
      <w:r>
        <w:rPr>
          <w:b w:val="0"/>
          <w:sz w:val="28"/>
          <w:szCs w:val="28"/>
        </w:rPr>
        <w:t>А</w:t>
      </w:r>
      <w:proofErr w:type="gramEnd"/>
      <w:r>
        <w:rPr>
          <w:b w:val="0"/>
          <w:sz w:val="28"/>
          <w:szCs w:val="28"/>
        </w:rPr>
        <w:t xml:space="preserve"> при </w:t>
      </w:r>
      <w:r>
        <w:rPr>
          <w:b w:val="0"/>
          <w:sz w:val="28"/>
          <w:szCs w:val="28"/>
        </w:rPr>
        <w:lastRenderedPageBreak/>
        <w:t xml:space="preserve">нажатие на качество перед нами всплывет окно в котором будет написано </w:t>
      </w:r>
      <w:proofErr w:type="spellStart"/>
      <w:r>
        <w:rPr>
          <w:b w:val="0"/>
          <w:sz w:val="28"/>
          <w:szCs w:val="28"/>
        </w:rPr>
        <w:t>вычесленое</w:t>
      </w:r>
      <w:proofErr w:type="spellEnd"/>
      <w:r>
        <w:rPr>
          <w:b w:val="0"/>
          <w:sz w:val="28"/>
          <w:szCs w:val="28"/>
        </w:rPr>
        <w:t xml:space="preserve"> по формуле. </w:t>
      </w:r>
      <w:proofErr w:type="gramStart"/>
      <w:r>
        <w:rPr>
          <w:b w:val="0"/>
          <w:sz w:val="28"/>
          <w:szCs w:val="28"/>
        </w:rPr>
        <w:t>При нажатие</w:t>
      </w:r>
      <w:proofErr w:type="gramEnd"/>
      <w:r>
        <w:rPr>
          <w:b w:val="0"/>
          <w:sz w:val="28"/>
          <w:szCs w:val="28"/>
        </w:rPr>
        <w:t xml:space="preserve"> на переход на другой экран перед нами будет уже 7 полей для заполнения, так же 1 кнопка, 1 выплывающее меню и 1 поле для вывода информации. Все функции</w:t>
      </w:r>
      <w:r w:rsidR="00D4339D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которые есть на первом экране есть и на этом же.   </w:t>
      </w:r>
    </w:p>
    <w:p w14:paraId="5031F5D1" w14:textId="27404B8B" w:rsidR="00B2715C" w:rsidRPr="00B2715C" w:rsidRDefault="00B2715C" w:rsidP="00B2715C">
      <w:pPr>
        <w:pStyle w:val="2"/>
        <w:spacing w:before="40" w:beforeAutospacing="0" w:after="0" w:afterAutospacing="0"/>
        <w:rPr>
          <w:sz w:val="28"/>
          <w:szCs w:val="28"/>
        </w:rPr>
      </w:pPr>
      <w:r w:rsidRPr="00B2715C">
        <w:rPr>
          <w:b w:val="0"/>
          <w:bCs w:val="0"/>
          <w:color w:val="000000"/>
          <w:sz w:val="28"/>
          <w:szCs w:val="28"/>
        </w:rPr>
        <w:t>1.</w:t>
      </w:r>
      <w:r w:rsidR="00D4339D">
        <w:rPr>
          <w:b w:val="0"/>
          <w:bCs w:val="0"/>
          <w:color w:val="000000"/>
          <w:sz w:val="28"/>
          <w:szCs w:val="28"/>
        </w:rPr>
        <w:t>8</w:t>
      </w:r>
      <w:r w:rsidRPr="00B2715C">
        <w:rPr>
          <w:b w:val="0"/>
          <w:bCs w:val="0"/>
          <w:color w:val="000000"/>
          <w:sz w:val="28"/>
          <w:szCs w:val="28"/>
        </w:rPr>
        <w:t xml:space="preserve"> Приложение  </w:t>
      </w:r>
    </w:p>
    <w:p w14:paraId="5206D403" w14:textId="3B706C4B" w:rsidR="002B119E" w:rsidRDefault="005627F2" w:rsidP="00B2715C">
      <w:pPr>
        <w:rPr>
          <w:ins w:id="18" w:author="st310-02" w:date="2024-11-18T13:15:00Z"/>
          <w:sz w:val="28"/>
          <w:szCs w:val="28"/>
        </w:rPr>
      </w:pPr>
      <w:r w:rsidRPr="005627F2">
        <w:rPr>
          <w:noProof/>
          <w:sz w:val="28"/>
          <w:szCs w:val="28"/>
        </w:rPr>
        <w:drawing>
          <wp:inline distT="0" distB="0" distL="0" distR="0" wp14:anchorId="231E5774" wp14:editId="144E88EC">
            <wp:extent cx="5940425" cy="32689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54CF" w14:textId="71B4EBAA" w:rsidR="00B3631F" w:rsidRPr="00B3631F" w:rsidRDefault="00B3631F">
      <w:pPr>
        <w:jc w:val="center"/>
        <w:rPr>
          <w:i/>
          <w:sz w:val="28"/>
          <w:szCs w:val="28"/>
          <w:rPrChange w:id="19" w:author="st310-02" w:date="2024-11-18T13:15:00Z">
            <w:rPr>
              <w:sz w:val="28"/>
              <w:szCs w:val="28"/>
            </w:rPr>
          </w:rPrChange>
        </w:rPr>
        <w:pPrChange w:id="20" w:author="st310-02" w:date="2024-11-18T13:15:00Z">
          <w:pPr/>
        </w:pPrChange>
      </w:pPr>
      <w:ins w:id="21" w:author="st310-02" w:date="2024-11-18T13:15:00Z">
        <w:r w:rsidRPr="00B3631F">
          <w:rPr>
            <w:i/>
            <w:sz w:val="28"/>
            <w:szCs w:val="28"/>
            <w:rPrChange w:id="22" w:author="st310-02" w:date="2024-11-18T13:15:00Z">
              <w:rPr>
                <w:sz w:val="28"/>
                <w:szCs w:val="28"/>
              </w:rPr>
            </w:rPrChange>
          </w:rPr>
          <w:t>Рис. 7 Главный экран приложения</w:t>
        </w:r>
      </w:ins>
    </w:p>
    <w:p w14:paraId="022F7BA9" w14:textId="44C1C6C1" w:rsidR="005627F2" w:rsidRDefault="005627F2" w:rsidP="00B2715C">
      <w:pPr>
        <w:rPr>
          <w:ins w:id="23" w:author="st310-02" w:date="2024-11-18T13:15:00Z"/>
          <w:sz w:val="28"/>
          <w:szCs w:val="28"/>
        </w:rPr>
      </w:pPr>
      <w:r w:rsidRPr="005627F2">
        <w:rPr>
          <w:noProof/>
          <w:sz w:val="28"/>
          <w:szCs w:val="28"/>
        </w:rPr>
        <w:drawing>
          <wp:inline distT="0" distB="0" distL="0" distR="0" wp14:anchorId="2EAA3434" wp14:editId="2EFCA951">
            <wp:extent cx="5940425" cy="3645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A677" w14:textId="109E1631" w:rsidR="00B3631F" w:rsidRPr="00B3631F" w:rsidRDefault="00B3631F">
      <w:pPr>
        <w:jc w:val="center"/>
        <w:rPr>
          <w:sz w:val="28"/>
          <w:szCs w:val="28"/>
        </w:rPr>
        <w:pPrChange w:id="24" w:author="st310-02" w:date="2024-11-18T13:16:00Z">
          <w:pPr/>
        </w:pPrChange>
      </w:pPr>
      <w:ins w:id="25" w:author="st310-02" w:date="2024-11-18T13:15:00Z">
        <w:r w:rsidRPr="00B3631F">
          <w:rPr>
            <w:i/>
            <w:sz w:val="28"/>
            <w:szCs w:val="28"/>
            <w:rPrChange w:id="26" w:author="st310-02" w:date="2024-11-18T13:15:00Z">
              <w:rPr>
                <w:b/>
                <w:i/>
                <w:sz w:val="28"/>
                <w:szCs w:val="28"/>
              </w:rPr>
            </w:rPrChange>
          </w:rPr>
          <w:t xml:space="preserve">Рис. 8 </w:t>
        </w:r>
        <w:r>
          <w:rPr>
            <w:i/>
            <w:sz w:val="28"/>
            <w:szCs w:val="28"/>
          </w:rPr>
          <w:t xml:space="preserve">Выбор </w:t>
        </w:r>
      </w:ins>
      <w:ins w:id="27" w:author="st310-02" w:date="2024-11-18T13:16:00Z">
        <w:r>
          <w:rPr>
            <w:i/>
            <w:sz w:val="28"/>
            <w:szCs w:val="28"/>
          </w:rPr>
          <w:t>функции для продукта</w:t>
        </w:r>
      </w:ins>
    </w:p>
    <w:p w14:paraId="2D295904" w14:textId="1BC6089B" w:rsidR="005627F2" w:rsidRDefault="005627F2" w:rsidP="00B2715C">
      <w:pPr>
        <w:rPr>
          <w:ins w:id="28" w:author="st310-02" w:date="2024-11-18T13:16:00Z"/>
          <w:sz w:val="28"/>
          <w:szCs w:val="28"/>
        </w:rPr>
      </w:pPr>
      <w:r w:rsidRPr="005627F2">
        <w:rPr>
          <w:noProof/>
          <w:sz w:val="28"/>
          <w:szCs w:val="28"/>
        </w:rPr>
        <w:lastRenderedPageBreak/>
        <w:drawing>
          <wp:inline distT="0" distB="0" distL="0" distR="0" wp14:anchorId="1B0C70F7" wp14:editId="5B2C1848">
            <wp:extent cx="5940425" cy="30194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DBA2" w14:textId="130B921D" w:rsidR="00B3631F" w:rsidRDefault="00B3631F">
      <w:pPr>
        <w:jc w:val="center"/>
        <w:rPr>
          <w:sz w:val="28"/>
          <w:szCs w:val="28"/>
        </w:rPr>
        <w:pPrChange w:id="29" w:author="st310-02" w:date="2024-11-18T13:16:00Z">
          <w:pPr/>
        </w:pPrChange>
      </w:pPr>
      <w:ins w:id="30" w:author="st310-02" w:date="2024-11-18T13:16:00Z">
        <w:r>
          <w:rPr>
            <w:sz w:val="28"/>
            <w:szCs w:val="28"/>
          </w:rPr>
          <w:t xml:space="preserve">Рис. 9 Расчет качества обычного </w:t>
        </w:r>
        <w:proofErr w:type="spellStart"/>
        <w:r>
          <w:rPr>
            <w:sz w:val="28"/>
            <w:szCs w:val="28"/>
          </w:rPr>
          <w:t>подукта</w:t>
        </w:r>
      </w:ins>
      <w:proofErr w:type="spellEnd"/>
    </w:p>
    <w:p w14:paraId="7F7A8101" w14:textId="3DF12A9E" w:rsidR="005627F2" w:rsidRDefault="005627F2" w:rsidP="00B2715C">
      <w:pPr>
        <w:rPr>
          <w:ins w:id="31" w:author="st310-02" w:date="2024-11-18T13:16:00Z"/>
          <w:sz w:val="28"/>
          <w:szCs w:val="28"/>
        </w:rPr>
      </w:pPr>
      <w:r w:rsidRPr="005627F2">
        <w:rPr>
          <w:noProof/>
          <w:sz w:val="28"/>
          <w:szCs w:val="28"/>
        </w:rPr>
        <w:drawing>
          <wp:inline distT="0" distB="0" distL="0" distR="0" wp14:anchorId="4D0F2BB0" wp14:editId="0F59634E">
            <wp:extent cx="5940425" cy="34512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BF32" w14:textId="17D28BDF" w:rsidR="00B3631F" w:rsidRPr="00B3631F" w:rsidRDefault="00B3631F">
      <w:pPr>
        <w:jc w:val="center"/>
        <w:rPr>
          <w:i/>
          <w:sz w:val="28"/>
          <w:szCs w:val="28"/>
          <w:rPrChange w:id="32" w:author="st310-02" w:date="2024-11-18T13:17:00Z">
            <w:rPr>
              <w:sz w:val="28"/>
              <w:szCs w:val="28"/>
            </w:rPr>
          </w:rPrChange>
        </w:rPr>
        <w:pPrChange w:id="33" w:author="st310-02" w:date="2024-11-18T13:17:00Z">
          <w:pPr/>
        </w:pPrChange>
      </w:pPr>
      <w:ins w:id="34" w:author="st310-02" w:date="2024-11-18T13:16:00Z">
        <w:r w:rsidRPr="00B3631F">
          <w:rPr>
            <w:i/>
            <w:sz w:val="28"/>
            <w:szCs w:val="28"/>
            <w:rPrChange w:id="35" w:author="st310-02" w:date="2024-11-18T13:17:00Z">
              <w:rPr>
                <w:sz w:val="28"/>
                <w:szCs w:val="28"/>
              </w:rPr>
            </w:rPrChange>
          </w:rPr>
          <w:t>Рис. 10 Экран добавления Специального про</w:t>
        </w:r>
      </w:ins>
      <w:ins w:id="36" w:author="st310-02" w:date="2024-11-18T13:17:00Z">
        <w:r>
          <w:rPr>
            <w:i/>
            <w:sz w:val="28"/>
            <w:szCs w:val="28"/>
          </w:rPr>
          <w:t>ду</w:t>
        </w:r>
      </w:ins>
      <w:ins w:id="37" w:author="st310-02" w:date="2024-11-18T13:16:00Z">
        <w:r w:rsidRPr="00B3631F">
          <w:rPr>
            <w:i/>
            <w:sz w:val="28"/>
            <w:szCs w:val="28"/>
            <w:rPrChange w:id="38" w:author="st310-02" w:date="2024-11-18T13:17:00Z">
              <w:rPr>
                <w:sz w:val="28"/>
                <w:szCs w:val="28"/>
              </w:rPr>
            </w:rPrChange>
          </w:rPr>
          <w:t>кта</w:t>
        </w:r>
      </w:ins>
    </w:p>
    <w:p w14:paraId="7C41753D" w14:textId="05956801" w:rsidR="005627F2" w:rsidRDefault="005627F2" w:rsidP="00B2715C">
      <w:pPr>
        <w:rPr>
          <w:ins w:id="39" w:author="st310-02" w:date="2024-11-18T13:17:00Z"/>
          <w:sz w:val="28"/>
          <w:szCs w:val="28"/>
        </w:rPr>
      </w:pPr>
      <w:r w:rsidRPr="005627F2">
        <w:rPr>
          <w:noProof/>
          <w:sz w:val="28"/>
          <w:szCs w:val="28"/>
        </w:rPr>
        <w:lastRenderedPageBreak/>
        <w:drawing>
          <wp:inline distT="0" distB="0" distL="0" distR="0" wp14:anchorId="7BEBC336" wp14:editId="02C1EE1F">
            <wp:extent cx="5940425" cy="26155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B67C" w14:textId="6BEE183B" w:rsidR="00B3631F" w:rsidRPr="00F2195F" w:rsidRDefault="00B3631F" w:rsidP="00B3631F">
      <w:pPr>
        <w:jc w:val="center"/>
        <w:rPr>
          <w:ins w:id="40" w:author="st310-02" w:date="2024-11-18T13:17:00Z"/>
          <w:i/>
          <w:sz w:val="28"/>
          <w:szCs w:val="28"/>
        </w:rPr>
      </w:pPr>
      <w:ins w:id="41" w:author="st310-02" w:date="2024-11-18T13:17:00Z">
        <w:r w:rsidRPr="00F2195F">
          <w:rPr>
            <w:i/>
            <w:sz w:val="28"/>
            <w:szCs w:val="28"/>
          </w:rPr>
          <w:t>Рис. 1</w:t>
        </w:r>
      </w:ins>
      <w:ins w:id="42" w:author="st310-02" w:date="2024-11-18T13:19:00Z">
        <w:r w:rsidR="00581794">
          <w:rPr>
            <w:i/>
            <w:sz w:val="28"/>
            <w:szCs w:val="28"/>
          </w:rPr>
          <w:t>1</w:t>
        </w:r>
      </w:ins>
      <w:ins w:id="43" w:author="st310-02" w:date="2024-11-18T13:17:00Z">
        <w:r w:rsidRPr="00F2195F">
          <w:rPr>
            <w:i/>
            <w:sz w:val="28"/>
            <w:szCs w:val="28"/>
          </w:rPr>
          <w:t xml:space="preserve"> </w:t>
        </w:r>
        <w:r>
          <w:rPr>
            <w:i/>
            <w:sz w:val="28"/>
            <w:szCs w:val="28"/>
          </w:rPr>
          <w:t>Визуализация списка особых продуктов</w:t>
        </w:r>
      </w:ins>
    </w:p>
    <w:p w14:paraId="4FC3AB48" w14:textId="1DFB77E9" w:rsidR="00B3631F" w:rsidDel="00B3631F" w:rsidRDefault="00B3631F" w:rsidP="00B2715C">
      <w:pPr>
        <w:rPr>
          <w:del w:id="44" w:author="st310-02" w:date="2024-11-18T13:17:00Z"/>
          <w:sz w:val="28"/>
          <w:szCs w:val="28"/>
        </w:rPr>
      </w:pPr>
    </w:p>
    <w:p w14:paraId="6CBC579E" w14:textId="76ABAD07" w:rsidR="005627F2" w:rsidRDefault="005627F2" w:rsidP="00B2715C">
      <w:pPr>
        <w:rPr>
          <w:ins w:id="45" w:author="st310-02" w:date="2024-11-18T13:17:00Z"/>
          <w:sz w:val="28"/>
          <w:szCs w:val="28"/>
        </w:rPr>
      </w:pPr>
      <w:r w:rsidRPr="005627F2">
        <w:rPr>
          <w:noProof/>
          <w:sz w:val="28"/>
          <w:szCs w:val="28"/>
        </w:rPr>
        <w:drawing>
          <wp:inline distT="0" distB="0" distL="0" distR="0" wp14:anchorId="7EBD1C35" wp14:editId="46A39D44">
            <wp:extent cx="5940425" cy="29984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D3C3" w14:textId="1D1D382C" w:rsidR="00B3631F" w:rsidRPr="00B2715C" w:rsidRDefault="00B3631F">
      <w:pPr>
        <w:jc w:val="center"/>
        <w:rPr>
          <w:sz w:val="28"/>
          <w:szCs w:val="28"/>
        </w:rPr>
        <w:pPrChange w:id="46" w:author="st310-02" w:date="2024-11-18T13:18:00Z">
          <w:pPr/>
        </w:pPrChange>
      </w:pPr>
      <w:ins w:id="47" w:author="st310-02" w:date="2024-11-18T13:17:00Z">
        <w:r w:rsidRPr="00F2195F">
          <w:rPr>
            <w:i/>
            <w:sz w:val="28"/>
            <w:szCs w:val="28"/>
          </w:rPr>
          <w:t>Рис. 1</w:t>
        </w:r>
      </w:ins>
      <w:ins w:id="48" w:author="st310-02" w:date="2024-11-18T13:19:00Z">
        <w:r w:rsidR="00581794">
          <w:rPr>
            <w:i/>
            <w:sz w:val="28"/>
            <w:szCs w:val="28"/>
          </w:rPr>
          <w:t>2</w:t>
        </w:r>
      </w:ins>
      <w:ins w:id="49" w:author="st310-02" w:date="2024-11-18T13:17:00Z">
        <w:r w:rsidRPr="00F2195F">
          <w:rPr>
            <w:i/>
            <w:sz w:val="28"/>
            <w:szCs w:val="28"/>
          </w:rPr>
          <w:t xml:space="preserve"> </w:t>
        </w:r>
      </w:ins>
      <w:ins w:id="50" w:author="st310-02" w:date="2024-11-18T13:18:00Z">
        <w:r>
          <w:rPr>
            <w:i/>
            <w:sz w:val="28"/>
            <w:szCs w:val="28"/>
          </w:rPr>
          <w:t>Рассчет качества специаль</w:t>
        </w:r>
        <w:bookmarkStart w:id="51" w:name="_GoBack"/>
        <w:bookmarkEnd w:id="51"/>
        <w:r>
          <w:rPr>
            <w:i/>
            <w:sz w:val="28"/>
            <w:szCs w:val="28"/>
          </w:rPr>
          <w:t>ного товара</w:t>
        </w:r>
      </w:ins>
    </w:p>
    <w:sectPr w:rsidR="00B3631F" w:rsidRPr="00B2715C" w:rsidSect="005F4875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32869" w14:textId="77777777" w:rsidR="004A41E9" w:rsidRDefault="004A41E9" w:rsidP="00D4339D">
      <w:pPr>
        <w:spacing w:after="0" w:line="240" w:lineRule="auto"/>
      </w:pPr>
      <w:r>
        <w:separator/>
      </w:r>
    </w:p>
  </w:endnote>
  <w:endnote w:type="continuationSeparator" w:id="0">
    <w:p w14:paraId="2D232ACE" w14:textId="77777777" w:rsidR="004A41E9" w:rsidRDefault="004A41E9" w:rsidP="00D43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F250E" w14:textId="77777777" w:rsidR="00D4339D" w:rsidRDefault="00D4339D">
    <w:pPr>
      <w:pStyle w:val="ab"/>
      <w:jc w:val="right"/>
    </w:pPr>
    <w:r>
      <w:rPr>
        <w:color w:val="4F81BD" w:themeColor="accent1"/>
        <w:sz w:val="20"/>
        <w:szCs w:val="20"/>
      </w:rPr>
      <w:t xml:space="preserve">Стр.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\* арабский</w:instrText>
    </w:r>
    <w:r>
      <w:rPr>
        <w:color w:val="4F81BD" w:themeColor="accent1"/>
        <w:sz w:val="20"/>
        <w:szCs w:val="20"/>
      </w:rPr>
      <w:fldChar w:fldCharType="separate"/>
    </w:r>
    <w:r>
      <w:rPr>
        <w:color w:val="4F81BD" w:themeColor="accent1"/>
        <w:sz w:val="20"/>
        <w:szCs w:val="20"/>
      </w:rPr>
      <w:t>1</w:t>
    </w:r>
    <w:r>
      <w:rPr>
        <w:color w:val="4F81BD" w:themeColor="accent1"/>
        <w:sz w:val="20"/>
        <w:szCs w:val="20"/>
      </w:rPr>
      <w:fldChar w:fldCharType="end"/>
    </w:r>
  </w:p>
  <w:p w14:paraId="19A2AA96" w14:textId="77777777" w:rsidR="00D4339D" w:rsidRDefault="00D4339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0A274" w14:textId="77777777" w:rsidR="004A41E9" w:rsidRDefault="004A41E9" w:rsidP="00D4339D">
      <w:pPr>
        <w:spacing w:after="0" w:line="240" w:lineRule="auto"/>
      </w:pPr>
      <w:r>
        <w:separator/>
      </w:r>
    </w:p>
  </w:footnote>
  <w:footnote w:type="continuationSeparator" w:id="0">
    <w:p w14:paraId="269DE13E" w14:textId="77777777" w:rsidR="004A41E9" w:rsidRDefault="004A41E9" w:rsidP="00D433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A0842"/>
    <w:multiLevelType w:val="multilevel"/>
    <w:tmpl w:val="D8DA9D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9E2F12"/>
    <w:multiLevelType w:val="multilevel"/>
    <w:tmpl w:val="2EA847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310-02">
    <w15:presenceInfo w15:providerId="None" w15:userId="st310-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1E56DE"/>
    <w:rsid w:val="0021591F"/>
    <w:rsid w:val="002502AF"/>
    <w:rsid w:val="002926CA"/>
    <w:rsid w:val="002B119E"/>
    <w:rsid w:val="00306867"/>
    <w:rsid w:val="00350268"/>
    <w:rsid w:val="003A1AF9"/>
    <w:rsid w:val="003D4F86"/>
    <w:rsid w:val="00405417"/>
    <w:rsid w:val="00497E06"/>
    <w:rsid w:val="004A41E9"/>
    <w:rsid w:val="005627F2"/>
    <w:rsid w:val="00576916"/>
    <w:rsid w:val="00581794"/>
    <w:rsid w:val="005F4875"/>
    <w:rsid w:val="00652E0B"/>
    <w:rsid w:val="007068B9"/>
    <w:rsid w:val="0075018D"/>
    <w:rsid w:val="0090349B"/>
    <w:rsid w:val="009B441E"/>
    <w:rsid w:val="00A55BD0"/>
    <w:rsid w:val="00A64B5A"/>
    <w:rsid w:val="00AA6BE1"/>
    <w:rsid w:val="00B2715C"/>
    <w:rsid w:val="00B3631F"/>
    <w:rsid w:val="00B40613"/>
    <w:rsid w:val="00BA60F1"/>
    <w:rsid w:val="00BD2BA1"/>
    <w:rsid w:val="00BF5D1F"/>
    <w:rsid w:val="00C871B3"/>
    <w:rsid w:val="00CD2316"/>
    <w:rsid w:val="00D149A8"/>
    <w:rsid w:val="00D4339D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631F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character" w:customStyle="1" w:styleId="apple-tab-span">
    <w:name w:val="apple-tab-span"/>
    <w:basedOn w:val="a0"/>
    <w:rsid w:val="00B2715C"/>
  </w:style>
  <w:style w:type="paragraph" w:styleId="a9">
    <w:name w:val="header"/>
    <w:basedOn w:val="a"/>
    <w:link w:val="aa"/>
    <w:uiPriority w:val="99"/>
    <w:unhideWhenUsed/>
    <w:rsid w:val="00D433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4339D"/>
  </w:style>
  <w:style w:type="paragraph" w:styleId="ab">
    <w:name w:val="footer"/>
    <w:basedOn w:val="a"/>
    <w:link w:val="ac"/>
    <w:uiPriority w:val="99"/>
    <w:unhideWhenUsed/>
    <w:rsid w:val="00D433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4339D"/>
  </w:style>
  <w:style w:type="paragraph" w:styleId="ad">
    <w:name w:val="TOC Heading"/>
    <w:basedOn w:val="1"/>
    <w:next w:val="a"/>
    <w:uiPriority w:val="39"/>
    <w:unhideWhenUsed/>
    <w:qFormat/>
    <w:rsid w:val="00D4339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433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4339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6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3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0ENX3f0Rlqii3yrmo6hmLe8RTUrZx4FY_hfFdsSVHsQ/edit" TargetMode="External"/><Relationship Id="rId13" Type="http://schemas.openxmlformats.org/officeDocument/2006/relationships/hyperlink" Target="https://docs.google.com/document/d/10ENX3f0Rlqii3yrmo6hmLe8RTUrZx4FY_hfFdsSVHsQ/edit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docs.google.com/document/d/10ENX3f0Rlqii3yrmo6hmLe8RTUrZx4FY_hfFdsSVHsQ/ed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0ENX3f0Rlqii3yrmo6hmLe8RTUrZx4FY_hfFdsSVHsQ/edit" TargetMode="External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0ENX3f0Rlqii3yrmo6hmLe8RTUrZx4FY_hfFdsSVHsQ/edit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0ENX3f0Rlqii3yrmo6hmLe8RTUrZx4FY_hfFdsSVHsQ/edi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docs.google.com/document/d/10ENX3f0Rlqii3yrmo6hmLe8RTUrZx4FY_hfFdsSVHsQ/edit" TargetMode="External"/><Relationship Id="rId19" Type="http://schemas.openxmlformats.org/officeDocument/2006/relationships/image" Target="media/image4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0ENX3f0Rlqii3yrmo6hmLe8RTUrZx4FY_hfFdsSVHsQ/edit" TargetMode="External"/><Relationship Id="rId14" Type="http://schemas.openxmlformats.org/officeDocument/2006/relationships/hyperlink" Target="https://docs.google.com/document/d/10ENX3f0Rlqii3yrmo6hmLe8RTUrZx4FY_hfFdsSVHsQ/edi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13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st310-02</cp:lastModifiedBy>
  <cp:revision>11</cp:revision>
  <dcterms:created xsi:type="dcterms:W3CDTF">2023-01-27T11:51:00Z</dcterms:created>
  <dcterms:modified xsi:type="dcterms:W3CDTF">2024-11-18T08:19:00Z</dcterms:modified>
</cp:coreProperties>
</file>